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3FDEE">
      <w:pPr>
        <w:pStyle w:val="2"/>
        <w:overflowPunct w:val="0"/>
      </w:pPr>
      <w:bookmarkStart w:id="0" w:name="_Hlk220719341"/>
      <w:r>
        <w:t>大语言模型赋能的主题与</w:t>
      </w:r>
      <w:r>
        <w:rPr>
          <w:rFonts w:hint="eastAsia"/>
        </w:rPr>
        <w:t>发言</w:t>
      </w:r>
      <w:r>
        <w:t>人感知长对话可视化</w:t>
      </w:r>
    </w:p>
    <w:bookmarkEnd w:id="0"/>
    <w:p w14:paraId="2992D3E6">
      <w:pPr>
        <w:pStyle w:val="61"/>
        <w:overflowPunct w:val="0"/>
        <w:rPr>
          <w:color w:val="0000FF"/>
        </w:rPr>
      </w:pPr>
      <w:r>
        <w:rPr>
          <w:rFonts w:ascii="黑体" w:hAnsi="黑体" w:eastAsia="黑体"/>
        </w:rPr>
        <w:t>摘  要</w:t>
      </w:r>
      <w:r>
        <w:rPr>
          <w:rFonts w:hint="eastAsia" w:ascii="黑体" w:hAnsi="黑体" w:eastAsia="黑体"/>
          <w:bCs/>
        </w:rPr>
        <w:t>：</w:t>
      </w:r>
      <w:r>
        <w:rPr>
          <w:color w:val="000000"/>
        </w:rPr>
        <w:t>长对话广泛存在于AI助手、会议讨论、医疗咨询与团队协作等场景。由于其语义跨度大、主题并行且频繁切换、信息冗余易于累积，用户在回顾过程中往往需要反复滚动以定位相关原文片段，难以同时把握对话的整体脉络与细节内容。为此，本文提出TopicTrace，一种面向长对话回顾与理解的可视化方法。该方法首先基于大语言模型将原始消息序列结构化为层次化主题表示：在对话轮次时间上识别语义连续段，并进一步聚合为高层次主题，同时补全发言人信息、关键词及问题解决状态等上下文信息，形成可用于可视化呈现的数据基础。在此基础上，TopicTrace拓展传统主题河流表示，在宏观主题河流中以对话线的形式嵌入发言人行为可视化，以揭示长对话中的个体信息，并设计协同布局优化算法以减少河流漂移与对话线轨迹扭结。TopicTrace可集成至任意对话界面。我们开发了一个原型系统，并通过两个真实场景的案例</w:t>
      </w:r>
      <w:r>
        <w:rPr>
          <w:rFonts w:hint="eastAsia"/>
          <w:color w:val="000000"/>
        </w:rPr>
        <w:t>、用户实验（N=12）、布局算法的定性分析，来评估本文提出的方法</w:t>
      </w:r>
      <w:r>
        <w:rPr>
          <w:color w:val="000000"/>
        </w:rPr>
        <w:t>。</w:t>
      </w:r>
    </w:p>
    <w:p w14:paraId="00D7E79D">
      <w:pPr>
        <w:pStyle w:val="61"/>
        <w:overflowPunct w:val="0"/>
        <w:rPr>
          <w:color w:val="FF0000"/>
        </w:rPr>
      </w:pPr>
      <w:r>
        <w:rPr>
          <w:rFonts w:ascii="黑体" w:hAnsi="黑体" w:eastAsia="黑体"/>
        </w:rPr>
        <w:t>关键词</w:t>
      </w:r>
      <w:r>
        <w:rPr>
          <w:rFonts w:hint="eastAsia" w:ascii="黑体" w:hAnsi="黑体" w:eastAsia="黑体"/>
          <w:bCs/>
        </w:rPr>
        <w:t>：</w:t>
      </w:r>
      <w:r>
        <w:rPr>
          <w:rFonts w:hint="eastAsia" w:ascii="方正书宋_GBK" w:hAnsi="方正书宋_GBK" w:cs="方正书宋_GBK"/>
          <w:bCs/>
        </w:rPr>
        <w:t>长对话分析；大语言模型；可视分析；主题抽取</w:t>
      </w:r>
      <w:r>
        <w:rPr>
          <w:bCs/>
          <w:color w:val="0000FF"/>
        </w:rPr>
        <w:br w:type="textWrapping"/>
      </w:r>
      <w:r>
        <w:rPr>
          <w:rFonts w:ascii="黑体" w:hAnsi="黑体" w:eastAsia="黑体"/>
        </w:rPr>
        <w:t>中图法分类号</w:t>
      </w:r>
      <w:r>
        <w:rPr>
          <w:rFonts w:hint="eastAsia" w:ascii="黑体" w:hAnsi="黑体" w:eastAsia="黑体"/>
          <w:bCs/>
        </w:rPr>
        <w:t>：</w:t>
      </w:r>
      <w:r>
        <w:rPr>
          <w:szCs w:val="21"/>
        </w:rPr>
        <w:t>TP391.41</w:t>
      </w:r>
      <w:r>
        <w:rPr>
          <w:b/>
          <w:szCs w:val="21"/>
        </w:rPr>
        <w:t xml:space="preserve">   </w:t>
      </w:r>
      <w:r>
        <w:rPr>
          <w:szCs w:val="21"/>
        </w:rPr>
        <w:t xml:space="preserve"> </w:t>
      </w:r>
      <w:r>
        <w:rPr>
          <w:b/>
          <w:szCs w:val="21"/>
        </w:rPr>
        <w:t>DOI</w:t>
      </w:r>
      <w:r>
        <w:rPr>
          <w:rFonts w:hint="eastAsia" w:ascii="黑体" w:hAnsi="黑体" w:eastAsia="黑体"/>
          <w:b/>
          <w:szCs w:val="21"/>
        </w:rPr>
        <w:t>：</w:t>
      </w:r>
      <w:r>
        <w:rPr>
          <w:szCs w:val="21"/>
        </w:rPr>
        <w:t>10.3724/SP.J.1089.</w:t>
      </w:r>
      <w:r>
        <w:rPr>
          <w:rFonts w:hint="eastAsia"/>
          <w:szCs w:val="21"/>
        </w:rPr>
        <w:t>稿件</w:t>
      </w:r>
      <w:r>
        <w:rPr>
          <w:szCs w:val="21"/>
        </w:rPr>
        <w:t>编号</w:t>
      </w:r>
      <w:r>
        <w:rPr>
          <w:color w:val="FF0000"/>
        </w:rPr>
        <w:t>（2026-00001）</w:t>
      </w:r>
    </w:p>
    <w:p w14:paraId="11569D8A">
      <w:pPr>
        <w:pStyle w:val="5"/>
        <w:overflowPunct w:val="0"/>
      </w:pPr>
      <w:r>
        <w:t>Visualizing Long Conversations with LLM-Enabled Topic- and Speaker-Aware Streamgraphs</w:t>
      </w:r>
    </w:p>
    <w:p w14:paraId="21B7D575">
      <w:pPr>
        <w:pStyle w:val="65"/>
        <w:overflowPunct w:val="0"/>
      </w:pPr>
      <w:r>
        <w:rPr>
          <w:b/>
        </w:rPr>
        <w:t>Abstract</w:t>
      </w:r>
      <w:r>
        <w:rPr>
          <w:rFonts w:eastAsia="黑体"/>
          <w:b/>
        </w:rPr>
        <w:t>:</w:t>
      </w:r>
      <w:r>
        <w:t xml:space="preserve"> Long conversations are common in AI assistants, meetings, medical consultations, and team collaboration. Due to large semantic spans, parallel and frequently shifting topics, and accumulated redundancy, reviewing long conversations often requires repeated scrolling to locate relevant messages, making it difficult to understand both the global structure and local details. We present TopicTrace, an interactive visualization method for reviewing and understanding long conversations. TopicTrace first uses large language models to transform raw message sequences into hierarchical topic representations by identifying semantically continuous segments over conversation turns, aggregating them into higher-level topics, and enriching them with speaker information, keywords, and problem-solving states. Based on this representation, TopicTrace extends traditional theme rivers by embedding speaker behaviors as conversation lines within the topic streams, enabling the analysis of individual contributions in long conversations. We further introduce a coordinated layout optimization algorithm to reduce stream drift and trajectory twisting of conversation lines. TopicTrace can be integrated into existing conversation interfaces. We</w:t>
      </w:r>
      <w:r>
        <w:rPr>
          <w:rFonts w:hint="eastAsia"/>
        </w:rPr>
        <w:t xml:space="preserve"> develop a p</w:t>
      </w:r>
      <w:r>
        <w:t xml:space="preserve">rototype </w:t>
      </w:r>
      <w:r>
        <w:rPr>
          <w:rFonts w:hint="eastAsia"/>
        </w:rPr>
        <w:t>s</w:t>
      </w:r>
      <w:r>
        <w:t>ystem</w:t>
      </w:r>
      <w:r>
        <w:rPr>
          <w:rFonts w:hint="eastAsia"/>
        </w:rPr>
        <w:t xml:space="preserve"> and</w:t>
      </w:r>
      <w:r>
        <w:t xml:space="preserve"> </w:t>
      </w:r>
      <w:r>
        <w:rPr>
          <w:rFonts w:hint="eastAsia"/>
        </w:rPr>
        <w:t>evaluate</w:t>
      </w:r>
      <w:r>
        <w:t xml:space="preserve"> TopicTrace through two real-world case studies</w:t>
      </w:r>
      <w:r>
        <w:rPr>
          <w:rFonts w:hint="eastAsia"/>
        </w:rPr>
        <w:t xml:space="preserve">, </w:t>
      </w:r>
      <w:r>
        <w:t>a user study</w:t>
      </w:r>
      <w:r>
        <w:rPr>
          <w:rFonts w:hint="eastAsia"/>
        </w:rPr>
        <w:t xml:space="preserve"> (N=12), and </w:t>
      </w:r>
      <w:r>
        <w:t>qualitative</w:t>
      </w:r>
      <w:r>
        <w:rPr>
          <w:rFonts w:hint="eastAsia"/>
        </w:rPr>
        <w:t xml:space="preserve"> analysis of </w:t>
      </w:r>
      <w:r>
        <w:t>layout optimization.</w:t>
      </w:r>
    </w:p>
    <w:p w14:paraId="2484A885">
      <w:pPr>
        <w:pStyle w:val="65"/>
        <w:overflowPunct w:val="0"/>
      </w:pPr>
      <w:r>
        <w:rPr>
          <w:b/>
        </w:rPr>
        <w:t xml:space="preserve">Key words: </w:t>
      </w:r>
      <w:r>
        <w:rPr>
          <w:rFonts w:hint="eastAsia"/>
          <w:szCs w:val="21"/>
        </w:rPr>
        <w:t>long-conversation analysis; large language model; visual analytics; topic extraction</w:t>
      </w:r>
    </w:p>
    <w:p w14:paraId="775417D5">
      <w:pPr>
        <w:pStyle w:val="21"/>
        <w:overflowPunct w:val="0"/>
      </w:pPr>
    </w:p>
    <w:p w14:paraId="789805A4">
      <w:pPr>
        <w:ind w:firstLine="0"/>
      </w:pPr>
    </w:p>
    <w:p w14:paraId="1EFCE3A7">
      <w:pPr>
        <w:ind w:firstLine="0"/>
      </w:pPr>
    </w:p>
    <w:p w14:paraId="1041C6F1">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238" w:right="907" w:bottom="227" w:left="907" w:header="567" w:footer="170" w:gutter="0"/>
          <w:pgNumType w:start="1"/>
          <w:cols w:space="720" w:num="1"/>
          <w:titlePg/>
          <w:docGrid w:type="lines" w:linePitch="290" w:charSpace="0"/>
        </w:sectPr>
      </w:pPr>
    </w:p>
    <w:p w14:paraId="4679D01C">
      <w:pPr>
        <w:ind w:firstLine="416" w:firstLineChars="200"/>
        <w:rPr>
          <w:color w:val="000000"/>
        </w:rPr>
      </w:pPr>
      <w:bookmarkStart w:id="1" w:name="OLE_LINK117"/>
      <w:bookmarkStart w:id="2" w:name="OLE_LINK120"/>
      <w:r>
        <w:rPr>
          <w:rFonts w:hint="eastAsia" w:ascii="方正书宋_GBK" w:hAnsi="方正书宋_GBK" w:cs="方正书宋_GBK"/>
          <w:lang w:bidi="ar"/>
        </w:rPr>
        <w:t>长对话是由多轮次、跨阶段交互构成的对话形态，已广泛出现在智能助手对话、多方会议讨论、在线咨询与医患沟通等场景中</w:t>
      </w:r>
      <w:r>
        <w:rPr>
          <w:vertAlign w:val="superscript"/>
          <w:lang w:bidi="ar"/>
        </w:rPr>
        <w:t>[1]</w:t>
      </w:r>
      <w:r>
        <w:rPr>
          <w:rFonts w:hint="eastAsia" w:ascii="方正书宋_GBK" w:hAnsi="方正书宋_GBK" w:cs="方正书宋_GBK"/>
          <w:lang w:bidi="ar"/>
        </w:rPr>
        <w:t>。随着讨论议题逐渐复杂、对话交互轮</w:t>
      </w:r>
      <w:r>
        <w:rPr>
          <w:rFonts w:hint="eastAsia" w:ascii="方正书宋_GBK" w:hAnsi="方正书宋_GBK" w:cs="方正书宋_GBK"/>
          <w:color w:val="000000"/>
          <w:lang w:bidi="ar"/>
        </w:rPr>
        <w:t>次不断增加，对话文本长度膨胀，用户在阅读与回顾长对话时普遍面临三类困难。</w:t>
      </w:r>
      <w:r>
        <w:rPr>
          <w:rFonts w:hint="eastAsia" w:ascii="方正书宋_GBK" w:hAnsi="方正书宋_GBK" w:cs="方正书宋_GBK"/>
          <w:b/>
          <w:bCs/>
          <w:color w:val="000000"/>
          <w:lang w:bidi="ar"/>
        </w:rPr>
        <w:t>（</w:t>
      </w:r>
      <w:r>
        <w:rPr>
          <w:b/>
          <w:bCs/>
          <w:color w:val="000000"/>
          <w:lang w:bidi="ar"/>
        </w:rPr>
        <w:t>1</w:t>
      </w:r>
      <w:r>
        <w:rPr>
          <w:rFonts w:hint="eastAsia" w:ascii="方正书宋_GBK" w:hAnsi="方正书宋_GBK" w:cs="方正书宋_GBK"/>
          <w:b/>
          <w:bCs/>
          <w:color w:val="000000"/>
          <w:lang w:bidi="ar"/>
        </w:rPr>
        <w:t>）内容定位难：</w:t>
      </w:r>
      <w:r>
        <w:rPr>
          <w:rFonts w:hint="eastAsia" w:ascii="方正书宋_GBK" w:hAnsi="方正书宋_GBK" w:cs="方正书宋_GBK"/>
          <w:color w:val="000000"/>
          <w:lang w:bidi="ar"/>
        </w:rPr>
        <w:t>用户需要反复滚动并切换上下文以查找关键信息与问题提出位置，效率低下；</w:t>
      </w:r>
      <w:r>
        <w:rPr>
          <w:rFonts w:hint="eastAsia" w:ascii="方正书宋_GBK" w:hAnsi="方正书宋_GBK" w:cs="方正书宋_GBK"/>
          <w:b/>
          <w:bCs/>
          <w:color w:val="000000"/>
          <w:lang w:bidi="ar"/>
        </w:rPr>
        <w:t>（</w:t>
      </w:r>
      <w:r>
        <w:rPr>
          <w:b/>
          <w:bCs/>
          <w:color w:val="000000"/>
          <w:lang w:bidi="ar"/>
        </w:rPr>
        <w:t>2</w:t>
      </w:r>
      <w:r>
        <w:rPr>
          <w:rFonts w:hint="eastAsia" w:ascii="方正书宋_GBK" w:hAnsi="方正书宋_GBK" w:cs="方正书宋_GBK"/>
          <w:b/>
          <w:bCs/>
          <w:color w:val="000000"/>
          <w:lang w:bidi="ar"/>
        </w:rPr>
        <w:t>）主题获取难：</w:t>
      </w:r>
      <w:r>
        <w:rPr>
          <w:rFonts w:hint="eastAsia" w:ascii="方正书宋_GBK" w:hAnsi="方正书宋_GBK" w:cs="方正书宋_GBK"/>
          <w:color w:val="000000"/>
          <w:lang w:bidi="ar"/>
        </w:rPr>
        <w:t>多话题并行与频繁切换使对话结构难以把握，用户难以清晰记住当前和过往的讨论主题及其演变脉络；</w:t>
      </w:r>
      <w:r>
        <w:rPr>
          <w:rFonts w:hint="eastAsia" w:ascii="方正书宋_GBK" w:hAnsi="方正书宋_GBK" w:cs="方正书宋_GBK"/>
          <w:b/>
          <w:bCs/>
          <w:color w:val="000000"/>
          <w:lang w:bidi="ar"/>
        </w:rPr>
        <w:t>（</w:t>
      </w:r>
      <w:r>
        <w:rPr>
          <w:b/>
          <w:bCs/>
          <w:color w:val="000000"/>
          <w:lang w:bidi="ar"/>
        </w:rPr>
        <w:t>3</w:t>
      </w:r>
      <w:r>
        <w:rPr>
          <w:rFonts w:hint="eastAsia" w:ascii="方正书宋_GBK" w:hAnsi="方正书宋_GBK" w:cs="方正书宋_GBK"/>
          <w:b/>
          <w:bCs/>
          <w:color w:val="000000"/>
          <w:lang w:bidi="ar"/>
        </w:rPr>
        <w:t>）整体回顾难：</w:t>
      </w:r>
      <w:r>
        <w:rPr>
          <w:rFonts w:hint="eastAsia" w:ascii="方正书宋_GBK" w:hAnsi="方正书宋_GBK" w:cs="方正书宋_GBK"/>
          <w:color w:val="000000"/>
          <w:lang w:bidi="ar"/>
        </w:rPr>
        <w:t>对话结束后缺乏整体性回顾与重点提炼，问题、任务与关键信息分散在不同位置，容易被冗余表达淹没，不利于后续检索、知识管理与决策支持。以常见的人与大语言模型对话为例：在经过多轮次对话后，用户往往难以定位到之前询问过的内容，也难以快速找到大语言模型就询问的内容给过何种建议。</w:t>
      </w:r>
    </w:p>
    <w:p w14:paraId="4A31A3BA">
      <w:pPr>
        <w:ind w:firstLine="416" w:firstLineChars="200"/>
        <w:rPr>
          <w:color w:val="000000"/>
        </w:rPr>
      </w:pPr>
      <w:r>
        <w:rPr>
          <w:rFonts w:hint="eastAsia" w:ascii="方正书宋_GBK" w:hAnsi="方正书宋_GBK" w:cs="方正书宋_GBK"/>
          <w:color w:val="000000"/>
          <w:lang w:bidi="ar"/>
        </w:rPr>
        <w:t>为了帮助用户高效回顾与理解长对话，核心需求并不止于通过主题模型</w:t>
      </w:r>
      <w:r>
        <w:rPr>
          <w:color w:val="000000"/>
          <w:vertAlign w:val="superscript"/>
          <w:lang w:bidi="ar"/>
        </w:rPr>
        <w:t>[2]</w:t>
      </w:r>
      <w:r>
        <w:rPr>
          <w:rFonts w:hint="eastAsia" w:ascii="方正书宋_GBK" w:hAnsi="方正书宋_GBK" w:cs="方正书宋_GBK"/>
          <w:color w:val="000000"/>
          <w:lang w:bidi="ar"/>
        </w:rPr>
        <w:t>得到一个主题列表，而是需要一种可回溯、可解释的层次化主题结构：既能在宏观层面呈现主题随时间的演化脉络，又能在细节层面定位到原文段落、并识别提问及其是否得到解决。可视化领域的学者基于自然语言处理技术提出了一些用于多人对话的可视化方法。例如，</w:t>
      </w:r>
      <w:r>
        <w:rPr>
          <w:color w:val="000000"/>
          <w:lang w:bidi="ar"/>
        </w:rPr>
        <w:t>MeetingVis</w:t>
      </w:r>
      <w:r>
        <w:rPr>
          <w:color w:val="000000"/>
          <w:vertAlign w:val="superscript"/>
          <w:lang w:bidi="ar"/>
        </w:rPr>
        <w:t>[3]</w:t>
      </w:r>
      <w:r>
        <w:rPr>
          <w:rFonts w:hint="eastAsia" w:ascii="方正书宋_GBK" w:hAnsi="方正书宋_GBK" w:cs="方正书宋_GBK"/>
          <w:color w:val="000000"/>
          <w:lang w:bidi="ar"/>
        </w:rPr>
        <w:t>通过故事线的方法实现了多人会议的可视化总结；</w:t>
      </w:r>
      <w:r>
        <w:rPr>
          <w:color w:val="000000"/>
          <w:lang w:bidi="ar"/>
        </w:rPr>
        <w:t>iForum</w:t>
      </w:r>
      <w:r>
        <w:rPr>
          <w:color w:val="000000"/>
          <w:vertAlign w:val="superscript"/>
          <w:lang w:bidi="ar"/>
        </w:rPr>
        <w:t>[4]</w:t>
      </w:r>
      <w:r>
        <w:rPr>
          <w:rFonts w:hint="eastAsia" w:ascii="方正书宋_GBK" w:hAnsi="方正书宋_GBK" w:cs="方正书宋_GBK"/>
          <w:color w:val="000000"/>
          <w:lang w:bidi="ar"/>
        </w:rPr>
        <w:t>通过联动多视图来分析论坛中的回帖情况；</w:t>
      </w:r>
      <w:r>
        <w:rPr>
          <w:color w:val="000000"/>
          <w:lang w:bidi="ar"/>
        </w:rPr>
        <w:t>ConVisQA</w:t>
      </w:r>
      <w:r>
        <w:rPr>
          <w:color w:val="000000"/>
          <w:vertAlign w:val="superscript"/>
          <w:lang w:bidi="ar"/>
        </w:rPr>
        <w:t>[5]</w:t>
      </w:r>
      <w:r>
        <w:rPr>
          <w:rFonts w:hint="eastAsia" w:ascii="方正书宋_GBK" w:hAnsi="方正书宋_GBK" w:cs="方正书宋_GBK"/>
          <w:color w:val="000000"/>
          <w:lang w:bidi="ar"/>
        </w:rPr>
        <w:t>通过堆叠柱状图从作者、主题与情感等维度支持对大规模在线对话的探索。然而，尚未有方法能够从宏观的主题演化和微观的个人发言两个层面分析多人在同一情景下的超长多轮次对话。</w:t>
      </w:r>
    </w:p>
    <w:p w14:paraId="6D630370">
      <w:pPr>
        <w:rPr>
          <w:color w:val="000000"/>
        </w:rPr>
      </w:pPr>
      <w:r>
        <w:rPr>
          <w:rFonts w:hint="eastAsia" w:ascii="方正书宋_GBK" w:hAnsi="方正书宋_GBK" w:cs="方正书宋_GBK"/>
          <w:color w:val="000000"/>
          <w:lang w:bidi="ar"/>
        </w:rPr>
        <w:t>为填补上述空白，本文拟提出一个融合主题分析、宏观主题追踪、微观对话检查的交互式可视化方法。在设计与实现中，主要面临两方面挑战：</w:t>
      </w:r>
    </w:p>
    <w:p w14:paraId="0A87DCF9">
      <w:pPr>
        <w:rPr>
          <w:color w:val="000000"/>
        </w:rPr>
      </w:pPr>
      <w:r>
        <w:rPr>
          <w:rFonts w:hint="eastAsia" w:ascii="方正书宋_GBK" w:hAnsi="方正书宋_GBK" w:cs="方正书宋_GBK"/>
          <w:b/>
          <w:bCs/>
          <w:color w:val="000000"/>
          <w:lang w:bidi="ar"/>
        </w:rPr>
        <w:t>面向长对话的主题抽取与结构化建模。</w:t>
      </w:r>
      <w:r>
        <w:rPr>
          <w:rFonts w:hint="eastAsia" w:ascii="方正书宋_GBK" w:hAnsi="方正书宋_GBK" w:cs="方正书宋_GBK"/>
          <w:color w:val="000000"/>
          <w:lang w:bidi="ar"/>
        </w:rPr>
        <w:t>与文档或短文本分析不同，长对话通常不存在预定义的主题集合，主题的产生、分化与消解隐含于持续演化的交互过程中。对话参与者的表达具有高度随意性与差异性，同一语义意图可能以不同措辞反复出现，不同主题又可能在相邻轮次中频繁交错，导致主题边界模糊、层级关系不清。此外，对话中的关键问题、追问与回应往往跨越多个轮次分布，难以通过单轮或局部上下文进行准确归类。这些特性使得现有以静态文本或全局主题假设为前提的主题建模方法难以直接适用于长对话场景，亟需一种能够刻画主题层次结构及其时间演化过程的主题抽取与组织机制。</w:t>
      </w:r>
    </w:p>
    <w:p w14:paraId="1934E48C">
      <w:pPr>
        <w:rPr>
          <w:color w:val="000000"/>
        </w:rPr>
      </w:pPr>
      <w:r>
        <w:rPr>
          <w:rFonts w:hint="eastAsia" w:ascii="方正书宋_GBK" w:hAnsi="方正书宋_GBK" w:cs="方正书宋_GBK"/>
          <w:b/>
          <w:bCs/>
          <w:color w:val="000000"/>
          <w:lang w:bidi="ar"/>
        </w:rPr>
        <w:t>支持多参与者与多主题演化的对话内容可视化。</w:t>
      </w:r>
      <w:r>
        <w:rPr>
          <w:rFonts w:hint="eastAsia" w:ascii="方正书宋_GBK" w:hAnsi="方正书宋_GBK" w:cs="方正书宋_GBK"/>
          <w:color w:val="000000"/>
          <w:lang w:bidi="ar"/>
        </w:rPr>
        <w:t>长对话通常涉及多名参与者，其发言在时间上交错、在语义上关联，并同时隶属于不同主题。如何在可视化中同时保持</w:t>
      </w:r>
      <w:r>
        <w:rPr>
          <w:color w:val="000000"/>
          <w:lang w:bidi="ar"/>
        </w:rPr>
        <w:t>“</w:t>
      </w:r>
      <w:r>
        <w:rPr>
          <w:rFonts w:hint="eastAsia" w:ascii="方正书宋_GBK" w:hAnsi="方正书宋_GBK" w:cs="方正书宋_GBK"/>
          <w:color w:val="000000"/>
          <w:lang w:bidi="ar"/>
        </w:rPr>
        <w:t>人</w:t>
      </w:r>
      <w:r>
        <w:rPr>
          <w:color w:val="000000"/>
          <w:lang w:bidi="ar"/>
        </w:rPr>
        <w:t>—</w:t>
      </w:r>
      <w:r>
        <w:rPr>
          <w:rFonts w:hint="eastAsia" w:ascii="方正书宋_GBK" w:hAnsi="方正书宋_GBK" w:cs="方正书宋_GBK"/>
          <w:color w:val="000000"/>
          <w:lang w:bidi="ar"/>
        </w:rPr>
        <w:t>内容</w:t>
      </w:r>
      <w:r>
        <w:rPr>
          <w:color w:val="000000"/>
          <w:lang w:bidi="ar"/>
        </w:rPr>
        <w:t>—</w:t>
      </w:r>
      <w:r>
        <w:rPr>
          <w:rFonts w:hint="eastAsia" w:ascii="方正书宋_GBK" w:hAnsi="方正书宋_GBK" w:cs="方正书宋_GBK"/>
          <w:color w:val="000000"/>
          <w:lang w:bidi="ar"/>
        </w:rPr>
        <w:t>主题</w:t>
      </w:r>
      <w:r>
        <w:rPr>
          <w:color w:val="000000"/>
          <w:lang w:bidi="ar"/>
        </w:rPr>
        <w:t>”</w:t>
      </w:r>
      <w:r>
        <w:rPr>
          <w:rFonts w:hint="eastAsia" w:ascii="方正书宋_GBK" w:hAnsi="方正书宋_GBK" w:cs="方正书宋_GBK"/>
          <w:color w:val="000000"/>
          <w:lang w:bidi="ar"/>
        </w:rPr>
        <w:t>之间的对应关系，是对话分析中的关键难题。一方面，可视化需要在宏观层面呈现多个主题随对话进程的演化轨迹，以支持整体脉络的快速理解；另一方面，又必须在微观层面保留对具体发言、提问与回应的精确定位能力，使用户能够追溯某一主题下的关键讨论及其参与者。如何在有限的显示空间内，将多参与者的发言内容与多主题的动态演化进行有效整合，并在宏观与细节之间实现平滑切换，是设计长对话可视化面临的核心挑战之一。</w:t>
      </w:r>
    </w:p>
    <w:p w14:paraId="1D308928">
      <w:pPr>
        <w:rPr>
          <w:color w:val="000000"/>
        </w:rPr>
      </w:pPr>
      <w:r>
        <w:rPr>
          <w:rFonts w:hint="eastAsia" w:ascii="方正书宋_GBK" w:hAnsi="方正书宋_GBK" w:cs="方正书宋_GBK"/>
          <w:color w:val="000000"/>
          <w:lang w:bidi="ar"/>
        </w:rPr>
        <w:t>为应对上述挑战，本文提出了一套面向长对话主题回顾与理解的交互式可视化方法</w:t>
      </w:r>
      <w:r>
        <w:rPr>
          <w:color w:val="000000"/>
          <w:lang w:bidi="ar"/>
        </w:rPr>
        <w:t xml:space="preserve"> TopicTrace</w:t>
      </w:r>
      <w:r>
        <w:rPr>
          <w:rFonts w:hint="eastAsia" w:ascii="方正书宋_GBK" w:hAnsi="方正书宋_GBK" w:cs="方正书宋_GBK"/>
          <w:color w:val="000000"/>
          <w:lang w:bidi="ar"/>
        </w:rPr>
        <w:t>。在主题抽取阶段，通过大语言模型的提示词工程设计自动化处理流水线，将对话序列结构化为</w:t>
      </w:r>
      <w:r>
        <w:rPr>
          <w:color w:val="000000"/>
          <w:lang w:bidi="ar"/>
        </w:rPr>
        <w:t>“</w:t>
      </w:r>
      <w:r>
        <w:rPr>
          <w:rFonts w:hint="eastAsia" w:ascii="方正书宋_GBK" w:hAnsi="方正书宋_GBK" w:cs="方正书宋_GBK"/>
          <w:color w:val="000000"/>
          <w:lang w:bidi="ar"/>
        </w:rPr>
        <w:t>局部主题</w:t>
      </w:r>
      <w:r>
        <w:rPr>
          <w:color w:val="000000"/>
          <w:lang w:bidi="ar"/>
        </w:rPr>
        <w:t>—</w:t>
      </w:r>
      <w:r>
        <w:rPr>
          <w:rFonts w:hint="eastAsia" w:ascii="方正书宋_GBK" w:hAnsi="方正书宋_GBK" w:cs="方正书宋_GBK"/>
          <w:color w:val="000000"/>
          <w:lang w:bidi="ar"/>
        </w:rPr>
        <w:t>抽象主题</w:t>
      </w:r>
      <w:r>
        <w:rPr>
          <w:color w:val="000000"/>
          <w:lang w:bidi="ar"/>
        </w:rPr>
        <w:t>”</w:t>
      </w:r>
      <w:r>
        <w:rPr>
          <w:rFonts w:hint="eastAsia" w:ascii="方正书宋_GBK" w:hAnsi="方正书宋_GBK" w:cs="方正书宋_GBK"/>
          <w:color w:val="000000"/>
          <w:lang w:bidi="ar"/>
        </w:rPr>
        <w:t>的层次化表示。首先，长对话中语义连续的内容抽取出局部主题，并为每个局部主题补充对话发起者、关键词、问题解决状态等语义属性，形成</w:t>
      </w:r>
      <w:r>
        <w:rPr>
          <w:rFonts w:hint="eastAsia" w:ascii="方正书宋_GBK" w:hAnsi="方正书宋_GBK" w:cs="方正书宋_GBK"/>
          <w:b/>
          <w:bCs/>
          <w:color w:val="000000"/>
          <w:u w:val="single"/>
          <w:lang w:bidi="ar"/>
        </w:rPr>
        <w:t>微观对话线</w:t>
      </w:r>
      <w:r>
        <w:rPr>
          <w:rFonts w:hint="eastAsia" w:ascii="方正书宋_GBK" w:hAnsi="方正书宋_GBK" w:cs="方正书宋_GBK"/>
          <w:color w:val="000000"/>
          <w:lang w:bidi="ar"/>
        </w:rPr>
        <w:t>。随后，对局部主题进行聚类以获得更高层次的抽象主题，用以刻画长对话的</w:t>
      </w:r>
      <w:r>
        <w:rPr>
          <w:rFonts w:hint="eastAsia" w:ascii="方正书宋_GBK" w:hAnsi="方正书宋_GBK" w:cs="方正书宋_GBK"/>
          <w:b/>
          <w:bCs/>
          <w:color w:val="000000"/>
          <w:u w:val="single"/>
          <w:lang w:bidi="ar"/>
        </w:rPr>
        <w:t>宏观主题演化</w:t>
      </w:r>
      <w:r>
        <w:rPr>
          <w:rFonts w:hint="eastAsia" w:ascii="方正书宋_GBK" w:hAnsi="方正书宋_GBK" w:cs="方正书宋_GBK"/>
          <w:color w:val="000000"/>
          <w:lang w:bidi="ar"/>
        </w:rPr>
        <w:t>。在可视化阶段，采用改进的主题河流在宏观和微观两个层次呈现长对话内容。首先，利用语义信息熵刻画各对话轮次的信息量，并据此调控主题河流在时间维度上的空间分配，以突出信息密集的对话阶段；随后，基于局部主题分布的核密度估计生成各个抽象主题的连续权重，在宏观层面作为各个抽象主题对应河流的宽度变化，表达各个抽象主题强弱变化；最后提出一种宏观主题河流与微观对话线协同优化布局策略，兼顾主题河流布局美观的同时排布局部主题以及微观对话线。</w:t>
      </w:r>
    </w:p>
    <w:p w14:paraId="350640A3">
      <w:pPr>
        <w:ind w:firstLine="416" w:firstLineChars="200"/>
        <w:rPr>
          <w:rFonts w:ascii="方正书宋_GBK" w:hAnsi="方正书宋_GBK" w:cs="方正书宋_GBK"/>
          <w:lang w:bidi="ar"/>
        </w:rPr>
      </w:pPr>
      <w:ins w:id="0" w:author="Claude" w:date="2026-06-20T00:00:00Z">
        <w:r>
          <w:rPr>
            <w:rFonts w:hint="eastAsia" w:ascii="方正书宋_GBK" w:hAnsi="方正书宋_GBK" w:cs="方正书宋_GBK"/>
            <w:lang w:bidi="ar"/>
          </w:rPr>
          <w:t>本文的主要贡献包括以下</w:t>
        </w:r>
      </w:ins>
      <w:r>
        <w:rPr>
          <w:rFonts w:hint="eastAsia" w:ascii="方正书宋_GBK" w:hAnsi="方正书宋_GBK" w:cs="方正书宋_GBK"/>
          <w:lang w:val="en-US" w:eastAsia="zh-CN" w:bidi="ar"/>
        </w:rPr>
        <w:t>两</w:t>
      </w:r>
      <w:ins w:id="1" w:author="Claude" w:date="2026-06-20T00:00:00Z">
        <w:r>
          <w:rPr>
            <w:rFonts w:hint="eastAsia" w:ascii="方正书宋_GBK" w:hAnsi="方正书宋_GBK" w:cs="方正书宋_GBK"/>
            <w:lang w:bidi="ar"/>
          </w:rPr>
          <w:t>个方面：</w:t>
        </w:r>
      </w:ins>
    </w:p>
    <w:p w14:paraId="75D99EE1">
      <w:pPr>
        <w:ind w:firstLine="0"/>
        <w:rPr>
          <w:rFonts w:ascii="方正书宋_GBK" w:hAnsi="方正书宋_GBK" w:cs="方正书宋_GBK"/>
          <w:lang w:bidi="ar"/>
        </w:rPr>
      </w:pPr>
      <w:ins w:id="2" w:author="Claude" w:date="2026-06-20T00:00:00Z">
        <w:r>
          <w:rPr>
            <w:rFonts w:hint="eastAsia" w:ascii="方正书宋_GBK" w:hAnsi="方正书宋_GBK" w:cs="方正书宋_GBK"/>
            <w:b/>
            <w:lang w:bidi="ar"/>
          </w:rPr>
          <w:t>（1）基于大语言模型的长对话结构化抽取流水线。</w:t>
        </w:r>
      </w:ins>
      <w:ins w:id="3" w:author="Claude" w:date="2026-06-20T00:00:00Z">
        <w:r>
          <w:rPr>
            <w:rFonts w:hint="eastAsia" w:ascii="方正书宋_GBK" w:hAnsi="方正书宋_GBK" w:cs="方正书宋_GBK"/>
            <w:lang w:bidi="ar"/>
          </w:rPr>
          <w:t>提出了一套将非结构化长对话转化为层次化语义表示的自动化处理流程。该流水线通过滑动窗口切分与嵌入相似度辅助边界检测，调用大语言模型对对话进行语义分段和局部主题抽取，并通过两阶段聚类构建局部主题至抽象主题的层次结构，同时补充发言人归属、关键词提取和问题解决状态判定，为可视化提供统一的结构化数据基础。</w:t>
        </w:r>
      </w:ins>
    </w:p>
    <w:p w14:paraId="1A1C538A">
      <w:pPr>
        <w:ind w:firstLine="0"/>
        <w:rPr>
          <w:rFonts w:ascii="方正书宋_GBK" w:hAnsi="方正书宋_GBK" w:cs="方正书宋_GBK"/>
          <w:lang w:bidi="ar"/>
        </w:rPr>
      </w:pPr>
      <w:ins w:id="4" w:author="Claude" w:date="2026-06-20T00:00:00Z">
        <w:r>
          <w:rPr>
            <w:rFonts w:hint="eastAsia" w:ascii="方正书宋_GBK" w:hAnsi="方正书宋_GBK" w:cs="方正书宋_GBK"/>
            <w:b/>
            <w:lang w:bidi="ar"/>
          </w:rPr>
          <w:t>（2）发言人感知的主题河流可视化设计。</w:t>
        </w:r>
      </w:ins>
      <w:ins w:id="5" w:author="Claude" w:date="2026-06-20T00:00:00Z">
        <w:r>
          <w:rPr>
            <w:rFonts w:hint="eastAsia" w:ascii="方正书宋_GBK" w:hAnsi="方正书宋_GBK" w:cs="方正书宋_GBK"/>
            <w:lang w:bidi="ar"/>
          </w:rPr>
          <w:t>扩展传统主题河流的编码维度，将发言人行为轨迹以对话线的形式嵌入主题流中。在宏观层面，利用信息熵调控时间轴上的空间分配以突出信息密集阶段，并通过核密度估计生成抽象主题的连续权重以驱动河流宽度变化；在微观层面，通过对话线揭示各发言人在不同主题中的参与时序和角色转换，建立宏观主题演化与微观发言人行为之间的视觉关联。</w:t>
        </w:r>
      </w:ins>
    </w:p>
    <w:p w14:paraId="6A0A8325">
      <w:pPr>
        <w:pStyle w:val="8"/>
        <w:overflowPunct w:val="0"/>
        <w:rPr>
          <w:color w:val="FF0000"/>
        </w:rPr>
      </w:pPr>
      <w:r>
        <w:rPr>
          <w:b/>
        </w:rPr>
        <w:t xml:space="preserve">1  </w:t>
      </w:r>
      <w:r>
        <w:rPr>
          <w:rFonts w:hint="eastAsia"/>
          <w:b/>
        </w:rPr>
        <w:t>相关工作</w:t>
      </w:r>
    </w:p>
    <w:bookmarkEnd w:id="1"/>
    <w:bookmarkEnd w:id="2"/>
    <w:p w14:paraId="1D089AE1">
      <w:pPr>
        <w:widowControl/>
        <w:jc w:val="left"/>
      </w:pPr>
      <w:r>
        <w:rPr>
          <w:rFonts w:hint="eastAsia" w:ascii="方正书宋_GBK" w:hAnsi="方正书宋_GBK" w:cs="方正书宋_GBK"/>
          <w:lang w:bidi="ar"/>
        </w:rPr>
        <w:t>本节从主题抽取、对话可视化、主题可视化三方面回顾相关研究。</w:t>
      </w:r>
    </w:p>
    <w:p w14:paraId="6EF579BB">
      <w:pPr>
        <w:pStyle w:val="9"/>
        <w:overflowPunct w:val="0"/>
      </w:pPr>
      <w:r>
        <w:rPr>
          <w:b/>
          <w:bCs w:val="0"/>
        </w:rPr>
        <w:t>1.1</w:t>
      </w:r>
      <w:r>
        <w:t xml:space="preserve">  </w:t>
      </w:r>
      <w:r>
        <w:rPr>
          <w:rFonts w:hint="eastAsia"/>
          <w:b/>
          <w:bCs w:val="0"/>
        </w:rPr>
        <w:t>主题抽取</w:t>
      </w:r>
    </w:p>
    <w:p w14:paraId="5A4BDF7C">
      <w:pPr>
        <w:rPr>
          <w:rFonts w:eastAsia="宋体"/>
          <w:sz w:val="21"/>
          <w:szCs w:val="21"/>
        </w:rPr>
      </w:pPr>
      <w:r>
        <w:rPr>
          <w:rFonts w:hint="eastAsia" w:ascii="方正书宋_GBK" w:hAnsi="方正书宋_GBK" w:cs="方正书宋_GBK"/>
          <w:lang w:bidi="ar"/>
        </w:rPr>
        <w:t>主题抽取技术大致经历了统计建模、传统监督学习、深度语义表征学习以及近年来的大语言模型驱动方法等阶段。早期研究通常将对话轮次建模为相对独立的文本单元，基于词袋的统计模型（如</w:t>
      </w:r>
      <w:r>
        <w:rPr>
          <w:lang w:bidi="ar"/>
        </w:rPr>
        <w:t>LDA</w:t>
      </w:r>
      <w:r>
        <w:rPr>
          <w:vertAlign w:val="superscript"/>
          <w:lang w:bidi="ar"/>
        </w:rPr>
        <w:t>[6]</w:t>
      </w:r>
      <w:r>
        <w:rPr>
          <w:rFonts w:hint="eastAsia" w:ascii="方正书宋_GBK" w:hAnsi="方正书宋_GBK" w:cs="方正书宋_GBK"/>
          <w:lang w:bidi="ar"/>
        </w:rPr>
        <w:t>、</w:t>
      </w:r>
      <w:r>
        <w:rPr>
          <w:lang w:bidi="ar"/>
        </w:rPr>
        <w:t>TF-IDF</w:t>
      </w:r>
      <w:r>
        <w:rPr>
          <w:vertAlign w:val="superscript"/>
          <w:lang w:bidi="ar"/>
        </w:rPr>
        <w:t>[7]</w:t>
      </w:r>
      <w:r>
        <w:rPr>
          <w:rFonts w:hint="eastAsia" w:ascii="方正书宋_GBK" w:hAnsi="方正书宋_GBK" w:cs="方正书宋_GBK"/>
          <w:lang w:bidi="ar"/>
        </w:rPr>
        <w:t>和</w:t>
      </w:r>
      <w:r>
        <w:rPr>
          <w:lang w:bidi="ar"/>
        </w:rPr>
        <w:t>PLSA</w:t>
      </w:r>
      <w:r>
        <w:rPr>
          <w:vertAlign w:val="superscript"/>
          <w:lang w:bidi="ar"/>
        </w:rPr>
        <w:t>[8]</w:t>
      </w:r>
      <w:r>
        <w:rPr>
          <w:rFonts w:hint="eastAsia" w:ascii="方正书宋_GBK" w:hAnsi="方正书宋_GBK" w:cs="方正书宋_GBK"/>
          <w:lang w:bidi="ar"/>
        </w:rPr>
        <w:t>等）表示，并结合聚类方法或潜在语义主题模型进行无监督分析，以识别主要话题及其分布。这类方法实现简单且具有一定可解释性，但高度依赖词项共现统计，难以刻画长对话中常见的语义跳转与跨轮次上下文依赖。随后，部分研究引入监督学习范式，将主题识别或话题边界检测建模为分类或序列标注问题</w:t>
      </w:r>
      <w:r>
        <w:rPr>
          <w:vertAlign w:val="superscript"/>
          <w:lang w:bidi="ar"/>
        </w:rPr>
        <w:t>[9]</w:t>
      </w:r>
      <w:r>
        <w:rPr>
          <w:rFonts w:hint="eastAsia" w:ascii="方正书宋_GBK" w:hAnsi="方正书宋_GBK" w:cs="方正书宋_GBK"/>
          <w:lang w:bidi="ar"/>
        </w:rPr>
        <w:t>，利用人工特征对轮次级主题标签或段落边界进行预测。随着</w:t>
      </w:r>
      <w:r>
        <w:rPr>
          <w:lang w:bidi="ar"/>
        </w:rPr>
        <w:t>RNN</w:t>
      </w:r>
      <w:r>
        <w:rPr>
          <w:vertAlign w:val="superscript"/>
          <w:lang w:bidi="ar"/>
        </w:rPr>
        <w:t>[10]</w:t>
      </w:r>
      <w:r>
        <w:rPr>
          <w:rFonts w:hint="eastAsia" w:ascii="方正书宋_GBK" w:hAnsi="方正书宋_GBK" w:cs="方正书宋_GBK"/>
          <w:lang w:bidi="ar"/>
        </w:rPr>
        <w:t>、</w:t>
      </w:r>
      <w:r>
        <w:rPr>
          <w:lang w:bidi="ar"/>
        </w:rPr>
        <w:t>LSTM</w:t>
      </w:r>
      <w:r>
        <w:rPr>
          <w:vertAlign w:val="superscript"/>
          <w:lang w:bidi="ar"/>
        </w:rPr>
        <w:t>[11]</w:t>
      </w:r>
      <w:r>
        <w:rPr>
          <w:rFonts w:hint="eastAsia" w:ascii="方正书宋_GBK" w:hAnsi="方正书宋_GBK" w:cs="方正书宋_GBK"/>
          <w:lang w:bidi="ar"/>
        </w:rPr>
        <w:t>等深度学习与</w:t>
      </w:r>
      <w:r>
        <w:rPr>
          <w:lang w:bidi="ar"/>
        </w:rPr>
        <w:t>BERT</w:t>
      </w:r>
      <w:r>
        <w:rPr>
          <w:vertAlign w:val="superscript"/>
          <w:lang w:bidi="ar"/>
        </w:rPr>
        <w:t>[12]</w:t>
      </w:r>
      <w:r>
        <w:rPr>
          <w:rFonts w:hint="eastAsia" w:ascii="方正书宋_GBK" w:hAnsi="方正书宋_GBK" w:cs="方正书宋_GBK"/>
          <w:lang w:bidi="ar"/>
        </w:rPr>
        <w:t>等预训练语言模型的发展，研究者进一步通过上下文敏感的语义表征联合建模对话轮次与上下文语义，用于子话题检测与相关语义任务。近年来，大语言模型通过提示词指令驱动的方式直接生成主题摘要与结构化语义单元</w:t>
      </w:r>
      <w:r>
        <w:rPr>
          <w:vertAlign w:val="superscript"/>
          <w:lang w:bidi="ar"/>
        </w:rPr>
        <w:t>[13]</w:t>
      </w:r>
      <w:r>
        <w:rPr>
          <w:rFonts w:hint="eastAsia" w:ascii="方正书宋_GBK" w:hAnsi="方正书宋_GBK" w:cs="方正书宋_GBK"/>
          <w:lang w:bidi="ar"/>
        </w:rPr>
        <w:t>，为长对话主题抽取提供了新的技术路径。</w:t>
      </w:r>
    </w:p>
    <w:p w14:paraId="2BC98F42">
      <w:pPr>
        <w:widowControl/>
        <w:jc w:val="left"/>
      </w:pPr>
      <w:r>
        <w:rPr>
          <w:rFonts w:hint="eastAsia" w:ascii="方正书宋_GBK" w:hAnsi="方正书宋_GBK" w:cs="方正书宋_GBK"/>
          <w:lang w:bidi="ar"/>
        </w:rPr>
        <w:t>然而，长对话的主题抽取与传统短文本主题建模存在本质差异。对话文本通常包含大量口语化表达、指代省略及跨轮次语义依赖，且主题往往以非线性、插叙式方式反复出现</w:t>
      </w:r>
      <w:r>
        <w:rPr>
          <w:vertAlign w:val="superscript"/>
          <w:lang w:bidi="ar"/>
        </w:rPr>
        <w:t>[14]</w:t>
      </w:r>
      <w:r>
        <w:rPr>
          <w:rFonts w:hint="eastAsia" w:ascii="方正书宋_GBK" w:hAnsi="方正书宋_GBK" w:cs="方正书宋_GBK"/>
          <w:lang w:bidi="ar"/>
        </w:rPr>
        <w:t>。仅依赖词频统计或浅层语义特征，容易导致主题碎片化、语义冗余以及对隐含语义关系的识别不足</w:t>
      </w:r>
      <w:r>
        <w:rPr>
          <w:vertAlign w:val="superscript"/>
          <w:lang w:bidi="ar"/>
        </w:rPr>
        <w:t>[15]</w:t>
      </w:r>
      <w:r>
        <w:rPr>
          <w:rFonts w:hint="eastAsia" w:ascii="方正书宋_GBK" w:hAnsi="方正书宋_GBK" w:cs="方正书宋_GBK"/>
          <w:lang w:bidi="ar"/>
        </w:rPr>
        <w:t>。大语言模型在长上下文理解与语义整合方面展现出显著优势</w:t>
      </w:r>
      <w:r>
        <w:rPr>
          <w:vertAlign w:val="superscript"/>
          <w:lang w:bidi="ar"/>
        </w:rPr>
        <w:t>[16]</w:t>
      </w:r>
      <w:r>
        <w:rPr>
          <w:rFonts w:hint="eastAsia" w:ascii="方正书宋_GBK" w:hAnsi="方正书宋_GBK" w:cs="方正书宋_GBK"/>
          <w:lang w:bidi="ar"/>
        </w:rPr>
        <w:t>：其一，能够在长程上下文中对分散的语义线索进行对齐，从而更稳定地识别语义连续段并生成一致的主题表述；其二，对口语噪声与语义重述具有较强鲁棒性，可有效压缩冗余信息并突出核心语义；其三，可在统一框架下联合完成主题命名、段落划分、问答关系识别与摘要生成等多项结构化任务。因此，本文采用大语言模型作为主题抽取的核心引擎，将长对话结构化为适用于可视化呈现的层次化主题表示。</w:t>
      </w:r>
      <w:r>
        <w:rPr>
          <w:lang w:bidi="ar"/>
        </w:rPr>
        <w:t xml:space="preserve"> </w:t>
      </w:r>
    </w:p>
    <w:p w14:paraId="6E89B070">
      <w:pPr>
        <w:pStyle w:val="9"/>
        <w:overflowPunct w:val="0"/>
      </w:pPr>
      <w:r>
        <w:rPr>
          <w:b/>
          <w:bCs w:val="0"/>
        </w:rPr>
        <w:t>1.</w:t>
      </w:r>
      <w:r>
        <w:rPr>
          <w:rFonts w:hint="eastAsia"/>
          <w:b/>
          <w:bCs w:val="0"/>
        </w:rPr>
        <w:t>2</w:t>
      </w:r>
      <w:r>
        <w:t xml:space="preserve">  </w:t>
      </w:r>
      <w:r>
        <w:rPr>
          <w:rFonts w:hint="eastAsia"/>
          <w:b/>
          <w:bCs w:val="0"/>
        </w:rPr>
        <w:t>对话可视化</w:t>
      </w:r>
    </w:p>
    <w:p w14:paraId="3342B43F">
      <w:r>
        <w:rPr>
          <w:rFonts w:hint="eastAsia" w:ascii="方正书宋_GBK" w:hAnsi="方正书宋_GBK" w:cs="方正书宋_GBK"/>
          <w:lang w:bidi="ar"/>
        </w:rPr>
        <w:t>对话分析一直是可视分析中的重要应用，常见于会议</w:t>
      </w:r>
      <w:r>
        <w:rPr>
          <w:vertAlign w:val="superscript"/>
          <w:lang w:bidi="ar"/>
        </w:rPr>
        <w:t>[3][31]</w:t>
      </w:r>
      <w:r>
        <w:rPr>
          <w:rFonts w:hint="eastAsia" w:ascii="方正书宋_GBK" w:hAnsi="方正书宋_GBK" w:cs="方正书宋_GBK"/>
          <w:lang w:bidi="ar"/>
        </w:rPr>
        <w:t>、论坛讨论</w:t>
      </w:r>
      <w:r>
        <w:rPr>
          <w:color w:val="000000"/>
          <w:vertAlign w:val="superscript"/>
          <w:lang w:bidi="ar"/>
        </w:rPr>
        <w:t>[17]</w:t>
      </w:r>
      <w:r>
        <w:rPr>
          <w:rFonts w:hint="eastAsia" w:ascii="方正书宋_GBK" w:hAnsi="方正书宋_GBK" w:cs="方正书宋_GBK"/>
          <w:lang w:bidi="ar"/>
        </w:rPr>
        <w:t>、视频弹幕</w:t>
      </w:r>
      <w:r>
        <w:rPr>
          <w:vertAlign w:val="superscript"/>
          <w:lang w:bidi="ar"/>
        </w:rPr>
        <w:t>[18]</w:t>
      </w:r>
      <w:r>
        <w:rPr>
          <w:rFonts w:hint="eastAsia" w:ascii="方正书宋_GBK" w:hAnsi="方正书宋_GBK" w:cs="方正书宋_GBK"/>
          <w:lang w:bidi="ar"/>
        </w:rPr>
        <w:t>等场景。</w:t>
      </w:r>
    </w:p>
    <w:p w14:paraId="21099C98">
      <w:r>
        <w:rPr>
          <w:rFonts w:hint="eastAsia" w:ascii="方正书宋_GBK" w:hAnsi="方正书宋_GBK" w:cs="方正书宋_GBK"/>
          <w:lang w:bidi="ar"/>
        </w:rPr>
        <w:t>与短文本不同，长对话通常包含多轮往返、频繁的语义切换以及多个讨论主题并行展开的特征，使得用户在阅读时需要不断在“整体脉络”和“局部细节”之间切换。围绕这一类数据，既有研究提出了多种面向对话的可视化方法与界面设计，旨在支持用户完成对话概览、关键片段定位、内容回溯、主题追踪与任务复盘等分析任务。</w:t>
      </w:r>
      <w:r>
        <w:rPr>
          <w:rFonts w:hint="eastAsia" w:ascii="方正书宋_GBK" w:hAnsi="方正书宋_GBK" w:cs="方正书宋_GBK"/>
          <w:color w:val="000000"/>
          <w:lang w:bidi="ar"/>
        </w:rPr>
        <w:t>例如，</w:t>
      </w:r>
      <w:r>
        <w:rPr>
          <w:color w:val="000000"/>
          <w:lang w:bidi="ar"/>
        </w:rPr>
        <w:t>MeetingVis</w:t>
      </w:r>
      <w:r>
        <w:rPr>
          <w:color w:val="000000"/>
          <w:vertAlign w:val="superscript"/>
          <w:lang w:bidi="ar"/>
        </w:rPr>
        <w:t>[3]</w:t>
      </w:r>
      <w:r>
        <w:rPr>
          <w:rFonts w:hint="eastAsia" w:ascii="方正书宋_GBK" w:hAnsi="方正书宋_GBK" w:cs="方正书宋_GBK"/>
          <w:color w:val="000000"/>
          <w:lang w:bidi="ar"/>
        </w:rPr>
        <w:t>通过故事线的方法实现了多人会议的可视化总结；尽管突出了个体在会议中的发言，但是忽略了多主题的时序演化。</w:t>
      </w:r>
      <w:r>
        <w:rPr>
          <w:color w:val="000000"/>
          <w:lang w:bidi="ar"/>
        </w:rPr>
        <w:t>iForum</w:t>
      </w:r>
      <w:r>
        <w:rPr>
          <w:color w:val="000000"/>
          <w:vertAlign w:val="superscript"/>
          <w:lang w:bidi="ar"/>
        </w:rPr>
        <w:t>[4]</w:t>
      </w:r>
      <w:r>
        <w:rPr>
          <w:rFonts w:hint="eastAsia" w:ascii="方正书宋_GBK" w:hAnsi="方正书宋_GBK" w:cs="方正书宋_GBK"/>
          <w:color w:val="000000"/>
          <w:lang w:bidi="ar"/>
        </w:rPr>
        <w:t>面向</w:t>
      </w:r>
      <w:r>
        <w:rPr>
          <w:color w:val="000000"/>
          <w:lang w:bidi="ar"/>
        </w:rPr>
        <w:t>MOOC</w:t>
      </w:r>
      <w:r>
        <w:rPr>
          <w:rFonts w:hint="eastAsia" w:ascii="方正书宋_GBK" w:hAnsi="方正书宋_GBK" w:cs="方正书宋_GBK"/>
          <w:color w:val="000000"/>
          <w:lang w:bidi="ar"/>
        </w:rPr>
        <w:t>论坛的帖子、用户与线程，提出多层次联动的可视分析系统：在宏观层展示帖子</w:t>
      </w:r>
      <w:r>
        <w:rPr>
          <w:color w:val="000000"/>
          <w:lang w:bidi="ar"/>
        </w:rPr>
        <w:t>/</w:t>
      </w:r>
      <w:r>
        <w:rPr>
          <w:rFonts w:hint="eastAsia" w:ascii="方正书宋_GBK" w:hAnsi="方正书宋_GBK" w:cs="方正书宋_GBK"/>
          <w:color w:val="000000"/>
          <w:lang w:bidi="ar"/>
        </w:rPr>
        <w:t>用户</w:t>
      </w:r>
      <w:r>
        <w:rPr>
          <w:color w:val="000000"/>
          <w:lang w:bidi="ar"/>
        </w:rPr>
        <w:t>/</w:t>
      </w:r>
      <w:r>
        <w:rPr>
          <w:rFonts w:hint="eastAsia" w:ascii="方正书宋_GBK" w:hAnsi="方正书宋_GBK" w:cs="方正书宋_GBK"/>
          <w:color w:val="000000"/>
          <w:lang w:bidi="ar"/>
        </w:rPr>
        <w:t>线程的时间动态；在中间层用矩阵视图对不同用户群体进行对比，并在细节层展示长线程的时间与回复结构；但其分析重点在论坛结构与群体行为模式，对“主题反复出现、跨段延续”的主题交互支持不足。</w:t>
      </w:r>
      <w:r>
        <w:rPr>
          <w:color w:val="000000"/>
          <w:lang w:bidi="ar"/>
        </w:rPr>
        <w:t>ConVisQA</w:t>
      </w:r>
      <w:r>
        <w:rPr>
          <w:color w:val="000000"/>
          <w:vertAlign w:val="superscript"/>
          <w:lang w:bidi="ar"/>
        </w:rPr>
        <w:t>[5]</w:t>
      </w:r>
      <w:r>
        <w:rPr>
          <w:rFonts w:hint="eastAsia" w:ascii="方正书宋_GBK" w:hAnsi="方正书宋_GBK" w:cs="方正书宋_GBK"/>
          <w:color w:val="000000"/>
          <w:lang w:bidi="ar"/>
        </w:rPr>
        <w:t>将每条评论表示为堆叠条，并呈现对话主题和作者等对话要素，同时提供对话视图用于查看原文细节；但其问答能力依赖手工设计的问答语法，对更深层次的语义和跨段主题的回顾有局限。</w:t>
      </w:r>
      <w:r>
        <w:rPr>
          <w:color w:val="000000"/>
          <w:lang w:bidi="ar"/>
        </w:rPr>
        <w:t>TalkTraces</w:t>
      </w:r>
      <w:r>
        <w:rPr>
          <w:color w:val="000000"/>
          <w:vertAlign w:val="superscript"/>
          <w:lang w:bidi="ar"/>
        </w:rPr>
        <w:t>[19]</w:t>
      </w:r>
      <w:r>
        <w:rPr>
          <w:rFonts w:hint="eastAsia" w:ascii="方正书宋_GBK" w:hAnsi="方正书宋_GBK" w:cs="方正书宋_GBK"/>
          <w:lang w:bidi="ar"/>
        </w:rPr>
        <w:t>通过主题建模与多视图联动帮助团队把握讨论主题、跟踪议程覆盖，能在讨论进行中提供较低打扰的“情境感知”与回顾线索；但其主题解释性与效果依赖于语音转写与主题模型质量，对于长对话的跨段回溯支持相</w:t>
      </w:r>
      <w:r>
        <w:rPr>
          <w:rFonts w:hint="eastAsia" w:ascii="方正书宋_GBK" w:hAnsi="方正书宋_GBK" w:cs="方正书宋_GBK"/>
          <w:color w:val="000000"/>
          <w:lang w:bidi="ar"/>
        </w:rPr>
        <w:t>对有限。</w:t>
      </w:r>
      <w:r>
        <w:rPr>
          <w:color w:val="000000"/>
          <w:lang w:bidi="ar"/>
        </w:rPr>
        <w:t>GroupTrackVis</w:t>
      </w:r>
      <w:r>
        <w:rPr>
          <w:color w:val="000000"/>
          <w:vertAlign w:val="superscript"/>
          <w:lang w:bidi="ar"/>
        </w:rPr>
        <w:t>[20]</w:t>
      </w:r>
      <w:r>
        <w:rPr>
          <w:rFonts w:hint="eastAsia" w:ascii="方正书宋_GBK" w:hAnsi="方正书宋_GBK" w:cs="方正书宋_GBK"/>
          <w:color w:val="000000"/>
          <w:lang w:bidi="ar"/>
        </w:rPr>
        <w:t>面向在线小组讨论教学提出多视图联动系统，从主题演化、学生表现与互动结构三个维度支持教师追踪与对比分析，并结合回复关系增</w:t>
      </w:r>
      <w:r>
        <w:rPr>
          <w:rFonts w:hint="eastAsia" w:ascii="方正书宋_GBK" w:hAnsi="方正书宋_GBK" w:cs="方正书宋_GBK"/>
          <w:lang w:bidi="ar"/>
        </w:rPr>
        <w:t>强主题切分、使用</w:t>
      </w:r>
      <w:r>
        <w:rPr>
          <w:lang w:bidi="ar"/>
        </w:rPr>
        <w:t>ThemeRiver</w:t>
      </w:r>
      <w:r>
        <w:rPr>
          <w:vertAlign w:val="superscript"/>
          <w:lang w:bidi="ar"/>
        </w:rPr>
        <w:t>[21]</w:t>
      </w:r>
      <w:r>
        <w:rPr>
          <w:rFonts w:hint="eastAsia" w:ascii="方正书宋_GBK" w:hAnsi="方正书宋_GBK" w:cs="方正书宋_GBK"/>
          <w:lang w:bidi="ar"/>
        </w:rPr>
        <w:t>呈现话题随时间推进；但其目标主要服务教学监管与结构化讨论数据，对一般场景下长对话中“主题反复出现、跨段延续”的稳</w:t>
      </w:r>
      <w:r>
        <w:rPr>
          <w:rFonts w:hint="eastAsia" w:ascii="方正书宋_GBK" w:hAnsi="方正书宋_GBK" w:cs="方正书宋_GBK"/>
          <w:color w:val="000000"/>
          <w:lang w:bidi="ar"/>
        </w:rPr>
        <w:t>定编码与面向持续对话的闭环支持仍存在差异。此外，</w:t>
      </w:r>
      <w:r>
        <w:rPr>
          <w:color w:val="000000"/>
          <w:lang w:bidi="ar"/>
        </w:rPr>
        <w:t>Zhu</w:t>
      </w:r>
      <w:r>
        <w:rPr>
          <w:rFonts w:hint="eastAsia" w:ascii="方正书宋_GBK" w:hAnsi="方正书宋_GBK" w:cs="方正书宋_GBK"/>
          <w:color w:val="000000"/>
          <w:lang w:bidi="ar"/>
        </w:rPr>
        <w:t>等</w:t>
      </w:r>
      <w:r>
        <w:rPr>
          <w:color w:val="000000"/>
          <w:vertAlign w:val="superscript"/>
          <w:lang w:bidi="ar"/>
        </w:rPr>
        <w:t>[22]</w:t>
      </w:r>
      <w:r>
        <w:rPr>
          <w:rFonts w:hint="eastAsia" w:ascii="方正书宋_GBK" w:hAnsi="方正书宋_GBK" w:cs="方正书宋_GBK"/>
          <w:color w:val="000000"/>
          <w:lang w:bidi="ar"/>
        </w:rPr>
        <w:t>提出了面向高密度群体轨迹数据给出多视图联合分析框架，包含特征统计视图、多分辨率河流视图、投影轨迹视图和多层次空间视图，以支持从概念到微观行为的逐层钻取；但其关注点在时空轨迹的微观演化与群体差异分析，缺乏对对话语义结构的回顾与支持。</w:t>
      </w:r>
    </w:p>
    <w:p w14:paraId="08C9468B">
      <w:pPr>
        <w:pStyle w:val="9"/>
        <w:overflowPunct w:val="0"/>
      </w:pPr>
      <w:r>
        <w:rPr>
          <w:b/>
          <w:bCs w:val="0"/>
        </w:rPr>
        <w:t>1.</w:t>
      </w:r>
      <w:r>
        <w:rPr>
          <w:rFonts w:hint="eastAsia"/>
          <w:b/>
          <w:bCs w:val="0"/>
        </w:rPr>
        <w:t>3</w:t>
      </w:r>
      <w:r>
        <w:t xml:space="preserve">  </w:t>
      </w:r>
      <w:r>
        <w:rPr>
          <w:rFonts w:hint="eastAsia"/>
          <w:b/>
          <w:bCs w:val="0"/>
        </w:rPr>
        <w:t>主题可视化</w:t>
      </w:r>
    </w:p>
    <w:p w14:paraId="2CA3F560">
      <w:r>
        <w:rPr>
          <w:rFonts w:hint="eastAsia" w:ascii="方正书宋_GBK" w:hAnsi="方正书宋_GBK" w:cs="方正书宋_GBK"/>
          <w:lang w:bidi="ar"/>
        </w:rPr>
        <w:t>主题相关的可视化方法大致可分为两类：一类侧重于支持主题建模过程的可视分析，通过将人纳入建模环节以缓解主题抽取中的不确定性；另一类则面向已抽取主题的表达，关注主题随时间的演化过程。主题驱动的文本可视分析已形成较为系统的研究脉络</w:t>
      </w:r>
      <w:r>
        <w:rPr>
          <w:vertAlign w:val="superscript"/>
          <w:lang w:bidi="ar"/>
        </w:rPr>
        <w:t>[23]</w:t>
      </w:r>
      <w:r>
        <w:rPr>
          <w:rFonts w:hint="eastAsia" w:ascii="方正书宋_GBK" w:hAnsi="方正书宋_GBK" w:cs="方正书宋_GBK"/>
          <w:lang w:bidi="ar"/>
        </w:rPr>
        <w:t>。在建模过程方面，</w:t>
      </w:r>
      <w:r>
        <w:rPr>
          <w:lang w:bidi="ar"/>
        </w:rPr>
        <w:t>TMvis</w:t>
      </w:r>
      <w:r>
        <w:rPr>
          <w:vertAlign w:val="superscript"/>
          <w:lang w:bidi="ar"/>
        </w:rPr>
        <w:t>[24]</w:t>
      </w:r>
      <w:r>
        <w:rPr>
          <w:rFonts w:hint="eastAsia" w:ascii="方正书宋_GBK" w:hAnsi="方正书宋_GBK" w:cs="方正书宋_GBK"/>
          <w:lang w:bidi="ar"/>
        </w:rPr>
        <w:t>围绕</w:t>
      </w:r>
      <w:r>
        <w:rPr>
          <w:lang w:bidi="ar"/>
        </w:rPr>
        <w:t>LDA</w:t>
      </w:r>
      <w:r>
        <w:rPr>
          <w:rFonts w:hint="eastAsia" w:ascii="方正书宋_GBK" w:hAnsi="方正书宋_GBK" w:cs="方正书宋_GBK"/>
          <w:lang w:bidi="ar"/>
        </w:rPr>
        <w:t>等主题模型提供交互式诊断与修正以提升主题质量；</w:t>
      </w:r>
      <w:r>
        <w:rPr>
          <w:lang w:bidi="ar"/>
        </w:rPr>
        <w:t>BTVis</w:t>
      </w:r>
      <w:r>
        <w:rPr>
          <w:vertAlign w:val="superscript"/>
          <w:lang w:bidi="ar"/>
        </w:rPr>
        <w:t>[25]</w:t>
      </w:r>
      <w:r>
        <w:rPr>
          <w:rFonts w:hint="eastAsia" w:ascii="方正书宋_GBK" w:hAnsi="方正书宋_GBK" w:cs="方正书宋_GBK"/>
          <w:lang w:bidi="ar"/>
        </w:rPr>
        <w:t>进一步结合</w:t>
      </w:r>
      <w:r>
        <w:rPr>
          <w:lang w:bidi="ar"/>
        </w:rPr>
        <w:t>BERTopic</w:t>
      </w:r>
      <w:r>
        <w:rPr>
          <w:vertAlign w:val="superscript"/>
          <w:lang w:bidi="ar"/>
        </w:rPr>
        <w:t>[26]</w:t>
      </w:r>
      <w:r>
        <w:rPr>
          <w:rFonts w:hint="eastAsia" w:ascii="方正书宋_GBK" w:hAnsi="方正书宋_GBK" w:cs="方正书宋_GBK"/>
          <w:lang w:bidi="ar"/>
        </w:rPr>
        <w:t>的层次主题结构，将聚类与主题生成过程可视化，并支持用户交互改进。</w:t>
      </w:r>
    </w:p>
    <w:p w14:paraId="2909242A">
      <w:pPr>
        <w:rPr>
          <w:rFonts w:eastAsia="宋体"/>
        </w:rPr>
      </w:pPr>
      <w:r>
        <w:rPr>
          <w:rFonts w:hint="eastAsia" w:ascii="方正书宋_GBK" w:hAnsi="方正书宋_GBK" w:cs="方正书宋_GBK"/>
          <w:lang w:bidi="ar"/>
        </w:rPr>
        <w:t>本文与后者关系更为密切，重点关注面向时间演化的主题表达与回顾分析。现有主题演化可视化方法多基于河流图及其变体。</w:t>
      </w:r>
      <w:r>
        <w:rPr>
          <w:lang w:bidi="ar"/>
        </w:rPr>
        <w:t xml:space="preserve">ThemeRiver </w:t>
      </w:r>
      <w:r>
        <w:rPr>
          <w:vertAlign w:val="superscript"/>
          <w:lang w:bidi="ar"/>
        </w:rPr>
        <w:t>[21]</w:t>
      </w:r>
      <w:r>
        <w:rPr>
          <w:rFonts w:hint="eastAsia" w:ascii="方正书宋_GBK" w:hAnsi="方正书宋_GBK" w:cs="方正书宋_GBK"/>
          <w:lang w:bidi="ar"/>
        </w:rPr>
        <w:t>以带状宽度编码多类别数值随时间的变化，可用于在单一视图中呈现多个主题的持续、消退与重现；在此基础上，后续文本可视分析系统通常将“主题—时间”强度矩阵映射为连续河流，并进一步支持主题的合并、分裂及细粒度下钻。例如，</w:t>
      </w:r>
      <w:r>
        <w:rPr>
          <w:lang w:bidi="ar"/>
        </w:rPr>
        <w:t xml:space="preserve">TextFlow </w:t>
      </w:r>
      <w:r>
        <w:rPr>
          <w:vertAlign w:val="superscript"/>
          <w:lang w:bidi="ar"/>
        </w:rPr>
        <w:t>[27]</w:t>
      </w:r>
      <w:r>
        <w:rPr>
          <w:lang w:bidi="ar"/>
        </w:rPr>
        <w:t xml:space="preserve"> </w:t>
      </w:r>
      <w:r>
        <w:rPr>
          <w:rFonts w:hint="eastAsia" w:ascii="方正书宋_GBK" w:hAnsi="方正书宋_GBK" w:cs="方正书宋_GBK"/>
          <w:lang w:bidi="ar"/>
        </w:rPr>
        <w:t>重点刻画主题演化中的合并与分裂结构，</w:t>
      </w:r>
      <w:r>
        <w:rPr>
          <w:lang w:bidi="ar"/>
        </w:rPr>
        <w:t>TIARA</w:t>
      </w:r>
      <w:r>
        <w:rPr>
          <w:vertAlign w:val="superscript"/>
          <w:lang w:bidi="ar"/>
        </w:rPr>
        <w:t xml:space="preserve"> [28]</w:t>
      </w:r>
      <w:r>
        <w:rPr>
          <w:lang w:bidi="ar"/>
        </w:rPr>
        <w:t xml:space="preserve"> </w:t>
      </w:r>
      <w:r>
        <w:rPr>
          <w:rFonts w:hint="eastAsia" w:ascii="方正书宋_GBK" w:hAnsi="方正书宋_GBK" w:cs="方正书宋_GBK"/>
          <w:lang w:bidi="ar"/>
        </w:rPr>
        <w:t>则结合交互式探索以辅助用户从时间序列文本中快速把握主题变迁与关键片段。除了河流图外，当前也有研究面向更复杂的语义演化（如跨来源传播与主题转移）的可视分析框架</w:t>
      </w:r>
      <w:r>
        <w:rPr>
          <w:vertAlign w:val="superscript"/>
          <w:lang w:bidi="ar"/>
        </w:rPr>
        <w:t>[29]</w:t>
      </w:r>
      <w:r>
        <w:rPr>
          <w:rFonts w:hint="eastAsia" w:ascii="方正书宋_GBK" w:hAnsi="方正书宋_GBK" w:cs="方正书宋_GBK"/>
          <w:lang w:bidi="ar"/>
        </w:rPr>
        <w:t>，</w:t>
      </w:r>
      <w:r>
        <w:rPr>
          <w:lang w:bidi="ar"/>
        </w:rPr>
        <w:t>OpinionFlow</w:t>
      </w:r>
      <w:r>
        <w:rPr>
          <w:vertAlign w:val="superscript"/>
          <w:lang w:bidi="ar"/>
        </w:rPr>
        <w:t>[31]</w:t>
      </w:r>
      <w:r>
        <w:rPr>
          <w:rFonts w:hint="eastAsia" w:ascii="方正书宋_GBK" w:hAnsi="方正书宋_GBK" w:cs="方正书宋_GBK"/>
          <w:lang w:bidi="ar"/>
        </w:rPr>
        <w:t>面向社交媒体中的观点扩散分析，结合密度图与层次结构等多视图来刻画“对话</w:t>
      </w:r>
      <w:r>
        <w:rPr>
          <w:lang w:bidi="ar"/>
        </w:rPr>
        <w:t>/</w:t>
      </w:r>
      <w:r>
        <w:rPr>
          <w:rFonts w:hint="eastAsia" w:ascii="方正书宋_GBK" w:hAnsi="方正书宋_GBK" w:cs="方正书宋_GBK"/>
          <w:lang w:bidi="ar"/>
        </w:rPr>
        <w:t>意见”在时间与群体之间的流动与传播路径，可用来补充仅用强度条带难以表达的主题转移关系。</w:t>
      </w:r>
    </w:p>
    <w:p w14:paraId="5EBD3340">
      <w:pPr>
        <w:widowControl/>
        <w:jc w:val="left"/>
      </w:pPr>
      <w:r>
        <w:rPr>
          <w:rFonts w:hint="eastAsia" w:ascii="方正书宋_GBK" w:hAnsi="方正书宋_GBK" w:cs="方正书宋_GBK"/>
          <w:lang w:bidi="ar"/>
        </w:rPr>
        <w:t>然而，上述方法主要关注主题层面的宏观演化模式，难以在保持整体概览的同时揭示对话中的细粒度语义线索，如发言者信息、问题—回应关系或任务进展状态，因而对长对话中关键交互线索的显式支持仍然有限。</w:t>
      </w:r>
    </w:p>
    <w:p w14:paraId="1B640FD8">
      <w:pPr>
        <w:pStyle w:val="8"/>
        <w:overflowPunct w:val="0"/>
        <w:rPr>
          <w:color w:val="FF0000"/>
        </w:rPr>
      </w:pPr>
      <w:r>
        <w:rPr>
          <w:rFonts w:hint="eastAsia"/>
          <w:b/>
        </w:rPr>
        <w:t>2</w:t>
      </w:r>
      <w:r>
        <w:rPr>
          <w:b/>
        </w:rPr>
        <w:t xml:space="preserve">  </w:t>
      </w:r>
      <w:r>
        <w:rPr>
          <w:rFonts w:hint="eastAsia"/>
          <w:b/>
        </w:rPr>
        <w:t>需求分析</w:t>
      </w:r>
    </w:p>
    <w:p w14:paraId="7BD53B49">
      <w:r>
        <w:rPr>
          <w:rFonts w:hint="eastAsia" w:ascii="方正书宋_GBK" w:hAnsi="方正书宋_GBK" w:cs="方正书宋_GBK"/>
          <w:lang w:bidi="ar"/>
        </w:rPr>
        <w:t>为系统梳理长对话回顾与理解中的用户需求，本文结合文献分析与用户调研开展需求分析。尽管对话分析本身并非全新问题，但随着长对话在智能助手交互、多人讨论与在线咨询等场景中的普及，其规模与结构复杂性显著提升，催生了新的分析与理解需求。基于上述分析，本文在总结相关工作的基础上，结合目标使用场景对用户需求进行进一步细化与确认。</w:t>
      </w:r>
    </w:p>
    <w:p w14:paraId="3ED57146">
      <w:r>
        <w:rPr>
          <w:rFonts w:hint="eastAsia" w:ascii="方正书宋_GBK" w:hAnsi="方正书宋_GBK" w:cs="方正书宋_GBK"/>
          <w:lang w:bidi="ar"/>
        </w:rPr>
        <w:t>在紧密相关的对话分析与文本可视化研究中，用户需求通常从多层次分析视角进行概括，主要包括整体动态性、个体行为以及细节对应三个方面：整体动态性关注话题与内容随时间的演化过程；个体行为刻画不同参与者在对话中的发言模式与互动方式；细节对应强调分析结果与原始文本之间的可追溯关系，以支持从宏观到细节的逐步理解。</w:t>
      </w:r>
    </w:p>
    <w:p w14:paraId="1D675C54">
      <w:r>
        <w:rPr>
          <w:rFonts w:hint="eastAsia" w:ascii="方正书宋_GBK" w:hAnsi="方正书宋_GBK" w:cs="方正书宋_GBK"/>
          <w:lang w:bidi="ar"/>
        </w:rPr>
        <w:t>基于上述通用需求，本文采用半结构化讨论方法对用户需求进行细化与验证。共招募</w:t>
      </w:r>
      <w:r>
        <w:rPr>
          <w:lang w:bidi="ar"/>
        </w:rPr>
        <w:t>4</w:t>
      </w:r>
      <w:r>
        <w:rPr>
          <w:rFonts w:hint="eastAsia" w:ascii="方正书宋_GBK" w:hAnsi="方正书宋_GBK" w:cs="方正书宋_GBK"/>
          <w:lang w:bidi="ar"/>
        </w:rPr>
        <w:t>名参与者（男性 2 名、女性 2 名，年龄 22–28 岁），均为信息可视化与人机交互方向的研究生，具有</w:t>
      </w:r>
      <w:r>
        <w:rPr>
          <w:lang w:bidi="ar"/>
        </w:rPr>
        <w:t>1</w:t>
      </w:r>
      <w:r>
        <w:rPr>
          <w:rFonts w:hint="eastAsia" w:ascii="方正书宋_GBK" w:hAnsi="方正书宋_GBK" w:cs="方正书宋_GBK"/>
          <w:lang w:bidi="ar"/>
        </w:rPr>
        <w:t>–</w:t>
      </w:r>
      <w:r>
        <w:rPr>
          <w:lang w:bidi="ar"/>
        </w:rPr>
        <w:t>3</w:t>
      </w:r>
      <w:r>
        <w:rPr>
          <w:rFonts w:hint="eastAsia" w:ascii="方正书宋_GBK" w:hAnsi="方正书宋_GBK" w:cs="方正书宋_GBK"/>
          <w:lang w:bidi="ar"/>
        </w:rPr>
        <w:t>年长对话相关研究或应用经验（例如综艺节目对话分析、心理咨询对话回顾），且日常使用大语言模型（如 ChatGPT 等）进行对话交互和内容分析。此外，邀请了</w:t>
      </w:r>
      <w:r>
        <w:rPr>
          <w:lang w:bidi="ar"/>
        </w:rPr>
        <w:t>2</w:t>
      </w:r>
      <w:r>
        <w:rPr>
          <w:rFonts w:hint="eastAsia" w:ascii="方正书宋_GBK" w:hAnsi="方正书宋_GBK" w:cs="方正书宋_GBK"/>
          <w:lang w:bidi="ar"/>
        </w:rPr>
        <w:t>名领域专家参与讨论：一名为具有</w:t>
      </w:r>
      <w:r>
        <w:rPr>
          <w:lang w:bidi="ar"/>
        </w:rPr>
        <w:t>5</w:t>
      </w:r>
      <w:r>
        <w:rPr>
          <w:rFonts w:hint="eastAsia" w:ascii="方正书宋_GBK" w:hAnsi="方正书宋_GBK" w:cs="方正书宋_GBK"/>
          <w:lang w:bidi="ar"/>
        </w:rPr>
        <w:t>年以上经验的心理咨询师，熟悉长程咨询对话的结构化分析；另一名为具有</w:t>
      </w:r>
      <w:r>
        <w:rPr>
          <w:lang w:bidi="ar"/>
        </w:rPr>
        <w:t>3</w:t>
      </w:r>
      <w:r>
        <w:rPr>
          <w:rFonts w:hint="eastAsia" w:ascii="方正书宋_GBK" w:hAnsi="方正书宋_GBK" w:cs="方正书宋_GBK"/>
          <w:lang w:bidi="ar"/>
        </w:rPr>
        <w:t>年以上经验的会议记录与总结人员，日常需要从长会议记录中提取要点和追踪决议。</w:t>
      </w:r>
    </w:p>
    <w:p w14:paraId="1D675C55">
      <w:pPr>
        <w:ind w:firstLine="0"/>
        <w:rPr>
          <w:rFonts w:ascii="方正书宋_GBK" w:hAnsi="方正书宋_GBK" w:cs="方正书宋_GBK"/>
          <w:lang w:bidi="ar"/>
        </w:rPr>
      </w:pPr>
      <w:r>
        <w:rPr>
          <w:rFonts w:hint="eastAsia" w:ascii="方正书宋_GBK" w:hAnsi="方正书宋_GBK" w:cs="方正书宋_GBK"/>
          <w:lang w:bidi="ar"/>
        </w:rPr>
        <w:t>半结构化讨论采用统一的问题提纲，围绕以下四个维度展开：（</w:t>
      </w:r>
      <w:r>
        <w:rPr>
          <w:lang w:bidi="ar"/>
        </w:rPr>
        <w:t>1</w:t>
      </w:r>
      <w:r>
        <w:rPr>
          <w:rFonts w:hint="eastAsia" w:ascii="方正书宋_GBK" w:hAnsi="方正书宋_GBK" w:cs="方正书宋_GBK"/>
          <w:lang w:bidi="ar"/>
        </w:rPr>
        <w:t>）长对话回顾中的典型困难和痛点；（</w:t>
      </w:r>
      <w:r>
        <w:rPr>
          <w:lang w:bidi="ar"/>
        </w:rPr>
        <w:t>2</w:t>
      </w:r>
      <w:r>
        <w:rPr>
          <w:rFonts w:hint="eastAsia" w:ascii="方正书宋_GBK" w:hAnsi="方正书宋_GBK" w:cs="方正书宋_GBK"/>
          <w:lang w:bidi="ar"/>
        </w:rPr>
        <w:t>）当前使用 LLM 辅助对话分析的方式与不足；（</w:t>
      </w:r>
      <w:r>
        <w:rPr>
          <w:lang w:bidi="ar"/>
        </w:rPr>
        <w:t>3</w:t>
      </w:r>
      <w:r>
        <w:rPr>
          <w:rFonts w:hint="eastAsia" w:ascii="方正书宋_GBK" w:hAnsi="方正书宋_GBK" w:cs="方正书宋_GBK"/>
          <w:lang w:bidi="ar"/>
        </w:rPr>
        <w:t>）对可视化呈现方式的期望与偏好；（</w:t>
      </w:r>
      <w:r>
        <w:rPr>
          <w:lang w:bidi="ar"/>
        </w:rPr>
        <w:t>4</w:t>
      </w:r>
      <w:r>
        <w:rPr>
          <w:rFonts w:hint="eastAsia" w:ascii="方正书宋_GBK" w:hAnsi="方正书宋_GBK" w:cs="方正书宋_GBK"/>
          <w:lang w:bidi="ar"/>
        </w:rPr>
        <w:t>）对分析结果可解释性和可追溯性的需求。每人次讨论时长约</w:t>
      </w:r>
      <w:r>
        <w:rPr>
          <w:lang w:bidi="ar"/>
        </w:rPr>
        <w:t>40</w:t>
      </w:r>
      <w:r>
        <w:rPr>
          <w:rFonts w:hint="eastAsia" w:ascii="方正书宋_GBK" w:hAnsi="方正书宋_GBK" w:cs="方正书宋_GBK"/>
          <w:lang w:bidi="ar"/>
        </w:rPr>
        <w:t>–</w:t>
      </w:r>
      <w:r>
        <w:rPr>
          <w:lang w:bidi="ar"/>
        </w:rPr>
        <w:t>60</w:t>
      </w:r>
      <w:r>
        <w:rPr>
          <w:rFonts w:hint="eastAsia" w:ascii="方正书宋_GBK" w:hAnsi="方正书宋_GBK" w:cs="方正书宋_GBK"/>
          <w:lang w:bidi="ar"/>
        </w:rPr>
        <w:t>分钟，讨论过程全程录音并转录为文字。两名研究人员独立对转录文本进行主题编码，提取关键需求陈述，经交叉比对与讨论后达成共识，最终归纳为以下五项面向长对话回顾与理解的用户需求。</w:t>
      </w:r>
    </w:p>
    <w:p w14:paraId="56154E76">
      <w:pPr>
        <w:rPr>
          <w:b/>
          <w:bCs/>
          <w:lang w:bidi="ar"/>
        </w:rPr>
      </w:pPr>
      <w:bookmarkStart w:id="3" w:name="OLE_LINK2"/>
      <w:bookmarkStart w:id="4" w:name="OLE_LINK1"/>
    </w:p>
    <w:p w14:paraId="214DCA73">
      <w:r>
        <w:rPr>
          <w:b/>
          <w:bCs/>
          <w:lang w:bidi="ar"/>
        </w:rPr>
        <w:t>R1</w:t>
      </w:r>
      <w:r>
        <w:rPr>
          <w:rFonts w:hint="eastAsia" w:ascii="方正书宋_GBK" w:hAnsi="方正书宋_GBK" w:cs="方正书宋_GBK"/>
          <w:b/>
          <w:bCs/>
          <w:lang w:bidi="ar"/>
        </w:rPr>
        <w:t>：理解整体主题演化。</w:t>
      </w:r>
      <w:r>
        <w:rPr>
          <w:rFonts w:hint="eastAsia" w:ascii="方正书宋_GBK" w:hAnsi="方正书宋_GBK" w:cs="方正书宋_GBK"/>
          <w:lang w:bidi="ar"/>
        </w:rPr>
        <w:t>用户希望在回顾长对话时，能够整体把握主题的产生、演变与消退过程，识别主要讨论阶段及主题之间的切换与交叠关系，从而快速建立对对话结构与发展脉络的认知。</w:t>
      </w:r>
    </w:p>
    <w:p w14:paraId="405C5FA4">
      <w:r>
        <w:rPr>
          <w:b/>
          <w:bCs/>
          <w:lang w:bidi="ar"/>
        </w:rPr>
        <w:t>R2</w:t>
      </w:r>
      <w:r>
        <w:rPr>
          <w:rFonts w:hint="eastAsia" w:ascii="方正书宋_GBK" w:hAnsi="方正书宋_GBK" w:cs="方正书宋_GBK"/>
          <w:b/>
          <w:bCs/>
          <w:lang w:bidi="ar"/>
        </w:rPr>
        <w:t>：理解对话中个体行为。</w:t>
      </w:r>
      <w:r>
        <w:rPr>
          <w:rFonts w:hint="eastAsia" w:ascii="方正书宋_GBK" w:hAnsi="方正书宋_GBK" w:cs="方正书宋_GBK"/>
          <w:lang w:bidi="ar"/>
        </w:rPr>
        <w:t>在多参与者或人机对话中，用户不仅关注讨论内容，还关心不同参与者在对话中的发言行为及其对讨论进程的影响。</w:t>
      </w:r>
    </w:p>
    <w:p w14:paraId="32CDE375">
      <w:r>
        <w:rPr>
          <w:b/>
          <w:bCs/>
          <w:lang w:bidi="ar"/>
        </w:rPr>
        <w:t>R3</w:t>
      </w:r>
      <w:r>
        <w:rPr>
          <w:rFonts w:hint="eastAsia" w:ascii="方正书宋_GBK" w:hAnsi="方正书宋_GBK" w:cs="方正书宋_GBK"/>
          <w:b/>
          <w:bCs/>
          <w:lang w:bidi="ar"/>
        </w:rPr>
        <w:t>：对应原始对话内容。</w:t>
      </w:r>
      <w:r>
        <w:rPr>
          <w:rFonts w:hint="eastAsia" w:ascii="方正书宋_GBK" w:hAnsi="方正书宋_GBK" w:cs="方正书宋_GBK"/>
          <w:lang w:bidi="ar"/>
        </w:rPr>
        <w:t>在宏观分析的基础上，用户往往需要回溯原始对话文本以核实关键信息或理解上下文，因此分析结果应与原始内容保持明确、可追溯的对应关系。</w:t>
      </w:r>
    </w:p>
    <w:p w14:paraId="1F9BC0EB">
      <w:r>
        <w:rPr>
          <w:rFonts w:hint="eastAsia" w:ascii="方正书宋_GBK" w:hAnsi="方正书宋_GBK" w:cs="方正书宋_GBK"/>
          <w:lang w:bidi="ar"/>
        </w:rPr>
        <w:t>在上述通用需求的基础上，长对话分析还呈现出区别于一般文本分析的进一步挑战。由于多个主题常以并行、交错的方式演化，且个体在不同主题下的参与方式存在显著差异，用户需要在宏观主题演化结构中同时感知局部语义线索与个体行为。基于此，本文进一步提出以下两项面向长对话场景的扩展设计需求。</w:t>
      </w:r>
    </w:p>
    <w:p w14:paraId="3544C0CD">
      <w:r>
        <w:rPr>
          <w:b/>
          <w:bCs/>
          <w:lang w:bidi="ar"/>
        </w:rPr>
        <w:t>R4</w:t>
      </w:r>
      <w:r>
        <w:rPr>
          <w:rFonts w:hint="eastAsia" w:ascii="方正书宋_GBK" w:hAnsi="方正书宋_GBK" w:cs="方正书宋_GBK"/>
          <w:b/>
          <w:bCs/>
          <w:lang w:bidi="ar"/>
        </w:rPr>
        <w:t>：感知多主题演化中的局部主题线索。</w:t>
      </w:r>
      <w:r>
        <w:rPr>
          <w:rFonts w:hint="eastAsia" w:ascii="方正书宋_GBK" w:hAnsi="方正书宋_GBK" w:cs="方正书宋_GBK"/>
          <w:lang w:bidi="ar"/>
        </w:rPr>
        <w:t>在长对话中，主题通常以多次出现、间歇展开的方式逐步演化。用户在回顾时不仅关注主题整体的演化趋势，还希望能够在多主题并行的宏观视图中识别具体的局部讨论段落，例如某一主题在特定时间段内的集中讨论、关键信息密集区或重复出现的子话题。因此，可视化应支持在保持多主题整体演化概览的同时，突出局部主题单元及其时间位置，辅助用户从宏观趋势过渡到具体语义片段。</w:t>
      </w:r>
    </w:p>
    <w:p w14:paraId="7FBEF28B">
      <w:pPr>
        <w:widowControl/>
        <w:jc w:val="left"/>
      </w:pPr>
      <w:r>
        <w:rPr>
          <w:b/>
          <w:bCs/>
          <w:lang w:bidi="ar"/>
        </w:rPr>
        <w:t>R5</w:t>
      </w:r>
      <w:r>
        <w:rPr>
          <w:rFonts w:hint="eastAsia" w:ascii="方正书宋_GBK" w:hAnsi="方正书宋_GBK" w:cs="方正书宋_GBK"/>
          <w:b/>
          <w:bCs/>
          <w:lang w:bidi="ar"/>
        </w:rPr>
        <w:t>：理解多主题演化中的个体行为。</w:t>
      </w:r>
      <w:r>
        <w:rPr>
          <w:rFonts w:hint="eastAsia" w:ascii="方正书宋_GBK" w:hAnsi="方正书宋_GBK" w:cs="方正书宋_GBK"/>
          <w:lang w:bidi="ar"/>
        </w:rPr>
        <w:t>在多人或人机混合对话中，不同参与者往往在不同主题下扮演不同角色，例如问题提出者、回应者或信息补充者。用户在分析多主题演化时，期望能够同时观察个体在多个主题中的参与轨迹与行为变化，理解观点的提出、回应与推进过程。因此，可视化需要在主题演化的整体结构中显式关联个体发言行为，使用户能够将“主题如何演化”与“谁在何时参与其中”结合起来进行理解。</w:t>
      </w:r>
    </w:p>
    <w:bookmarkEnd w:id="3"/>
    <w:bookmarkEnd w:id="4"/>
    <w:p w14:paraId="5B6BBB8D">
      <w:pPr>
        <w:pStyle w:val="8"/>
        <w:overflowPunct w:val="0"/>
        <w:rPr>
          <w:color w:val="FF0000"/>
        </w:rPr>
      </w:pPr>
      <w:r>
        <w:rPr>
          <w:rFonts w:hint="eastAsia"/>
          <w:b/>
        </w:rPr>
        <w:t>3</w:t>
      </w:r>
      <w:r>
        <w:rPr>
          <w:b/>
        </w:rPr>
        <w:t xml:space="preserve">  </w:t>
      </w:r>
      <w:r>
        <w:rPr>
          <w:rFonts w:hint="eastAsia"/>
          <w:b/>
        </w:rPr>
        <w:t>TopicTrace</w:t>
      </w:r>
    </w:p>
    <w:p w14:paraId="34EE4243">
      <w:pPr>
        <w:jc w:val="left"/>
        <w:rPr>
          <w:rFonts w:ascii="方正书宋_GBK" w:hAnsi="方正书宋_GBK" w:cs="方正书宋_GBK"/>
          <w:lang w:bidi="ar"/>
        </w:rPr>
        <w:sectPr>
          <w:headerReference r:id="rId11" w:type="first"/>
          <w:type w:val="continuous"/>
          <w:pgSz w:w="11419" w:h="15621"/>
          <w:pgMar w:top="238" w:right="907" w:bottom="227" w:left="907" w:header="567" w:footer="170" w:gutter="0"/>
          <w:cols w:space="624" w:num="2"/>
          <w:docGrid w:type="lines" w:linePitch="290" w:charSpace="0"/>
        </w:sectPr>
      </w:pPr>
      <w:r>
        <w:rPr>
          <w:rFonts w:hint="eastAsia" w:ascii="方正书宋_GBK" w:hAnsi="方正书宋_GBK" w:cs="方正书宋_GBK"/>
          <w:lang w:bidi="ar"/>
        </w:rPr>
        <w:t>为支持用户对长对话进行高效回顾与结构化理解，本文从（</w:t>
      </w:r>
      <w:r>
        <w:rPr>
          <w:lang w:bidi="ar"/>
        </w:rPr>
        <w:t>1</w:t>
      </w:r>
      <w:r>
        <w:rPr>
          <w:rFonts w:hint="eastAsia" w:ascii="方正书宋_GBK" w:hAnsi="方正书宋_GBK" w:cs="方正书宋_GBK"/>
          <w:lang w:bidi="ar"/>
        </w:rPr>
        <w:t>）对话数据的结构化建模以及（</w:t>
      </w:r>
      <w:r>
        <w:rPr>
          <w:lang w:bidi="ar"/>
        </w:rPr>
        <w:t>2</w:t>
      </w:r>
      <w:r>
        <w:rPr>
          <w:rFonts w:hint="eastAsia" w:ascii="方正书宋_GBK" w:hAnsi="方正书宋_GBK" w:cs="方正书宋_GBK"/>
          <w:lang w:bidi="ar"/>
        </w:rPr>
        <w:t>）结构化结果的可视化呈现与交互两个方面设计</w:t>
      </w:r>
      <w:r>
        <w:rPr>
          <w:lang w:bidi="ar"/>
        </w:rPr>
        <w:t>TopicTrace</w:t>
      </w:r>
      <w:r>
        <w:rPr>
          <w:rFonts w:hint="eastAsia" w:ascii="方正书宋_GBK" w:hAnsi="方正书宋_GBK" w:cs="方正书宋_GBK"/>
          <w:lang w:bidi="ar"/>
        </w:rPr>
        <w:t>。首先将原始对话消息序列作为输入，通过自动抽取流程将其转换为可回溯、可聚</w:t>
      </w:r>
    </w:p>
    <w:p w14:paraId="6D7ABA34">
      <w:pPr>
        <w:ind w:firstLine="0"/>
        <w:jc w:val="left"/>
        <w:rPr>
          <w:rFonts w:ascii="方正书宋_GBK" w:hAnsi="方正书宋_GBK" w:cs="方正书宋_GBK"/>
          <w:lang w:bidi="ar"/>
        </w:rPr>
        <w:sectPr>
          <w:type w:val="continuous"/>
          <w:pgSz w:w="11419" w:h="15621"/>
          <w:pgMar w:top="238" w:right="907" w:bottom="227" w:left="907" w:header="567" w:footer="170" w:gutter="0"/>
          <w:cols w:space="624" w:num="1"/>
          <w:docGrid w:type="lines" w:linePitch="290" w:charSpace="0"/>
        </w:sectPr>
      </w:pPr>
      <w:r>
        <w:rPr>
          <w:rFonts w:ascii="方正书宋_GBK" w:hAnsi="方正书宋_GBK" w:cs="方正书宋_GBK"/>
          <w:snapToGrid/>
          <w:lang w:bidi="ar"/>
        </w:rPr>
        <w:drawing>
          <wp:anchor distT="0" distB="0" distL="114300" distR="114300" simplePos="0" relativeHeight="251660288" behindDoc="0" locked="0" layoutInCell="1" allowOverlap="1">
            <wp:simplePos x="0" y="0"/>
            <wp:positionH relativeFrom="column">
              <wp:posOffset>101600</wp:posOffset>
            </wp:positionH>
            <wp:positionV relativeFrom="margin">
              <wp:posOffset>-4445</wp:posOffset>
            </wp:positionV>
            <wp:extent cx="5883910" cy="2112645"/>
            <wp:effectExtent l="0" t="0" r="2540" b="1905"/>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3910" cy="211264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2169795</wp:posOffset>
                </wp:positionV>
                <wp:extent cx="6087110" cy="63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087110" cy="635"/>
                        </a:xfrm>
                        <a:prstGeom prst="rect">
                          <a:avLst/>
                        </a:prstGeom>
                        <a:solidFill>
                          <a:prstClr val="white"/>
                        </a:solidFill>
                        <a:ln>
                          <a:noFill/>
                        </a:ln>
                      </wps:spPr>
                      <wps:txbx>
                        <w:txbxContent>
                          <w:p w14:paraId="29726265">
                            <w:pPr>
                              <w:pStyle w:val="12"/>
                              <w:spacing w:after="240"/>
                              <w:ind w:firstLine="0"/>
                              <w:jc w:val="center"/>
                              <w:rPr>
                                <w:rFonts w:hint="default" w:ascii="方正书宋_GBK" w:hAnsi="方正书宋_GBK" w:eastAsia="方正书宋_GBK" w:cs="方正书宋_GBK"/>
                                <w:lang w:bidi="ar"/>
                              </w:rPr>
                            </w:pPr>
                            <w:r>
                              <w:t xml:space="preserve">图 </w:t>
                            </w:r>
                            <w:r>
                              <w:fldChar w:fldCharType="begin"/>
                            </w:r>
                            <w:r>
                              <w:instrText xml:space="preserve"> SEQ 图 \* ARABIC </w:instrText>
                            </w:r>
                            <w:r>
                              <w:fldChar w:fldCharType="separate"/>
                            </w:r>
                            <w:r>
                              <w:rPr>
                                <w:rFonts w:hint="default"/>
                              </w:rPr>
                              <w:t>1</w:t>
                            </w:r>
                            <w:r>
                              <w:fldChar w:fldCharType="end"/>
                            </w:r>
                            <w:r>
                              <w:rPr>
                                <w:rFonts w:hint="default"/>
                              </w:rPr>
                              <w:t>主题抽取流程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70.85pt;height:0.05pt;width:479.3pt;mso-wrap-distance-bottom:0pt;mso-wrap-distance-top:0pt;z-index:251661312;mso-width-relative:page;mso-height-relative:page;" fillcolor="#FFFFFF" filled="t" stroked="f" coordsize="21600,21600" o:gfxdata="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RHNKfZAAAACAEAAA8AAAAAAAAAAQAgAAAAIgAAAGRycy9k&#10;b3ducmV2LnhtbFBLAQIUABQAAAAIAIdO4kA4XY7xOgIAAHQEAAAOAAAAAAAAAAEAIAAAACgBAABk&#10;cnMvZTJvRG9jLnhtbFBLBQYAAAAABgAGAFkBAADUBQAAAAA=&#10;">
                <v:fill on="t" focussize="0,0"/>
                <v:stroke on="f"/>
                <v:imagedata o:title=""/>
                <o:lock v:ext="edit" aspectratio="f"/>
                <v:textbox inset="0mm,0mm,0mm,0mm" style="mso-fit-shape-to-text:t;">
                  <w:txbxContent>
                    <w:p w14:paraId="29726265">
                      <w:pPr>
                        <w:pStyle w:val="12"/>
                        <w:spacing w:after="240"/>
                        <w:ind w:firstLine="0"/>
                        <w:jc w:val="center"/>
                        <w:rPr>
                          <w:rFonts w:hint="default" w:ascii="方正书宋_GBK" w:hAnsi="方正书宋_GBK" w:eastAsia="方正书宋_GBK" w:cs="方正书宋_GBK"/>
                          <w:lang w:bidi="ar"/>
                        </w:rPr>
                      </w:pPr>
                      <w:r>
                        <w:t xml:space="preserve">图 </w:t>
                      </w:r>
                      <w:r>
                        <w:fldChar w:fldCharType="begin"/>
                      </w:r>
                      <w:r>
                        <w:instrText xml:space="preserve"> SEQ 图 \* ARABIC </w:instrText>
                      </w:r>
                      <w:r>
                        <w:fldChar w:fldCharType="separate"/>
                      </w:r>
                      <w:r>
                        <w:rPr>
                          <w:rFonts w:hint="default"/>
                        </w:rPr>
                        <w:t>1</w:t>
                      </w:r>
                      <w:r>
                        <w:fldChar w:fldCharType="end"/>
                      </w:r>
                      <w:r>
                        <w:rPr>
                          <w:rFonts w:hint="default"/>
                        </w:rPr>
                        <w:t>主题抽取流程</w:t>
                      </w:r>
                    </w:p>
                  </w:txbxContent>
                </v:textbox>
                <w10:wrap type="topAndBottom"/>
              </v:shape>
            </w:pict>
          </mc:Fallback>
        </mc:AlternateContent>
      </w:r>
    </w:p>
    <w:p w14:paraId="4F06F035">
      <w:pPr>
        <w:ind w:firstLine="0"/>
        <w:jc w:val="left"/>
        <w:rPr>
          <w:rFonts w:ascii="方正书宋_GBK" w:hAnsi="方正书宋_GBK" w:cs="方正书宋_GBK"/>
          <w:lang w:bidi="ar"/>
        </w:rPr>
      </w:pPr>
      <w:r>
        <w:rPr>
          <w:rFonts w:hint="eastAsia" w:ascii="方正书宋_GBK" w:hAnsi="方正书宋_GBK" w:cs="方正书宋_GBK"/>
          <w:lang w:bidi="ar"/>
        </w:rPr>
        <w:t>合的层次化主题表示，并关联发言人、补全关键词和问题解决状态等分析线索（第</w:t>
      </w:r>
      <w:r>
        <w:rPr>
          <w:lang w:bidi="ar"/>
        </w:rPr>
        <w:t>3.1</w:t>
      </w:r>
      <w:r>
        <w:rPr>
          <w:rFonts w:hint="eastAsia" w:ascii="方正书宋_GBK" w:hAnsi="方正书宋_GBK" w:cs="方正书宋_GBK"/>
          <w:lang w:bidi="ar"/>
        </w:rPr>
        <w:t>节）。在此基础上，构建主题与对话线感知的主题河流，支持在发言人行为上下文中从抽象主题下钻到局部主题与关键词细节，实现全局脉络—局部证据的联动分析。</w:t>
      </w:r>
    </w:p>
    <w:p w14:paraId="5839EEE1">
      <w:pPr>
        <w:pStyle w:val="9"/>
        <w:overflowPunct w:val="0"/>
      </w:pPr>
      <w:r>
        <w:rPr>
          <w:rFonts w:hint="eastAsia"/>
          <w:b/>
          <w:bCs w:val="0"/>
        </w:rPr>
        <w:t>3</w:t>
      </w:r>
      <w:r>
        <w:rPr>
          <w:b/>
          <w:bCs w:val="0"/>
        </w:rPr>
        <w:t>.1</w:t>
      </w:r>
      <w:r>
        <w:t xml:space="preserve">  </w:t>
      </w:r>
      <w:r>
        <w:rPr>
          <w:rFonts w:hint="eastAsia"/>
          <w:b/>
          <w:bCs w:val="0"/>
          <w:szCs w:val="21"/>
        </w:rPr>
        <w:t>大语言模型驱动的主题抽取</w:t>
      </w:r>
    </w:p>
    <w:p w14:paraId="418E0E79">
      <w:pPr>
        <w:widowControl/>
        <w:jc w:val="left"/>
        <w:rPr>
          <w:rFonts w:ascii="方正书宋_GBK" w:hAnsi="方正书宋_GBK" w:cs="方正书宋_GBK"/>
          <w:lang w:bidi="ar"/>
        </w:rPr>
      </w:pPr>
      <w:r>
        <w:rPr>
          <w:rFonts w:hint="eastAsia" w:ascii="方正书宋_GBK" w:hAnsi="方正书宋_GBK" w:cs="方正书宋_GBK"/>
          <w:lang w:bidi="ar"/>
        </w:rPr>
        <w:t>本文基于大语言模型提出主题抽取流水线，将原始消息序列结构化为层次化主题表示。</w:t>
      </w:r>
      <w:r>
        <w:rPr>
          <w:rFonts w:ascii="宋体" w:hAnsi="宋体" w:eastAsia="宋体" w:cs="宋体"/>
          <w:kern w:val="0"/>
          <w:sz w:val="24"/>
          <w:szCs w:val="24"/>
          <w:lang w:bidi="ar"/>
        </w:rPr>
        <w:drawing>
          <wp:inline distT="0" distB="0" distL="114300" distR="114300">
            <wp:extent cx="2849245" cy="1729740"/>
            <wp:effectExtent l="0" t="0" r="8255" b="381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245" cy="1729789"/>
                    </a:xfrm>
                    <a:prstGeom prst="rect">
                      <a:avLst/>
                    </a:prstGeom>
                    <a:noFill/>
                    <a:ln>
                      <a:noFill/>
                    </a:ln>
                  </pic:spPr>
                </pic:pic>
              </a:graphicData>
            </a:graphic>
          </wp:inline>
        </w:drawing>
      </w:r>
    </w:p>
    <w:p w14:paraId="01CDFE8B">
      <w:pPr>
        <w:pStyle w:val="12"/>
        <w:widowControl/>
        <w:spacing w:after="240"/>
        <w:ind w:firstLine="0"/>
        <w:jc w:val="center"/>
        <w:rPr>
          <w:rFonts w:hint="default" w:ascii="宋体" w:hAnsi="宋体" w:eastAsia="方正书宋_GBK" w:cs="宋体"/>
          <w:kern w:val="0"/>
          <w:sz w:val="24"/>
          <w:szCs w:val="24"/>
          <w:lang w:bidi="ar"/>
        </w:rPr>
      </w:pPr>
      <w:r>
        <w:t xml:space="preserve">图 </w:t>
      </w:r>
      <w:r>
        <w:fldChar w:fldCharType="begin"/>
      </w:r>
      <w:r>
        <w:instrText xml:space="preserve"> SEQ 图 \* ARABIC </w:instrText>
      </w:r>
      <w:r>
        <w:fldChar w:fldCharType="separate"/>
      </w:r>
      <w:r>
        <w:rPr>
          <w:rFonts w:hint="default"/>
        </w:rPr>
        <w:t>2</w:t>
      </w:r>
      <w:r>
        <w:fldChar w:fldCharType="end"/>
      </w:r>
      <w:r>
        <w:t>相关概念和术语</w:t>
      </w:r>
    </w:p>
    <w:p w14:paraId="56AAD204">
      <w:pPr>
        <w:rPr>
          <w:b/>
          <w:bCs/>
        </w:rPr>
      </w:pPr>
      <w:r>
        <w:rPr>
          <w:rFonts w:hint="eastAsia" w:ascii="方正书宋_GBK" w:hAnsi="方正书宋_GBK" w:cs="方正书宋_GBK"/>
          <w:lang w:bidi="ar"/>
        </w:rPr>
        <w:t>下面首先定义关键术语：</w:t>
      </w:r>
    </w:p>
    <w:p w14:paraId="7247D425">
      <w:pPr>
        <w:numPr>
          <w:ilvl w:val="0"/>
          <w:numId w:val="2"/>
        </w:numPr>
      </w:pPr>
      <w:r>
        <w:rPr>
          <w:rFonts w:hint="eastAsia" w:ascii="方正书宋_GBK" w:hAnsi="方正书宋_GBK" w:cs="方正书宋_GBK"/>
          <w:b/>
          <w:bCs/>
          <w:lang w:bidi="ar"/>
        </w:rPr>
        <w:t>对话</w:t>
      </w:r>
      <w:r>
        <w:rPr>
          <w:rFonts w:hint="eastAsia" w:ascii="方正书宋_GBK" w:hAnsi="方正书宋_GBK" w:cs="方正书宋_GBK"/>
          <w:lang w:bidi="ar"/>
        </w:rPr>
        <w:t>是指按时间顺序排列的消息序列，每轮对话包含一条消息和发言人（图</w:t>
      </w:r>
      <w:r>
        <w:rPr>
          <w:lang w:bidi="ar"/>
        </w:rPr>
        <w:t>2 A</w:t>
      </w:r>
      <w:r>
        <w:rPr>
          <w:rFonts w:hint="eastAsia" w:ascii="方正书宋_GBK" w:hAnsi="方正书宋_GBK" w:cs="方正书宋_GBK"/>
          <w:lang w:bidi="ar"/>
        </w:rPr>
        <w:t>）。</w:t>
      </w:r>
    </w:p>
    <w:p w14:paraId="48A2877A">
      <w:pPr>
        <w:numPr>
          <w:ilvl w:val="0"/>
          <w:numId w:val="2"/>
        </w:numPr>
      </w:pPr>
      <w:r>
        <w:rPr>
          <w:rFonts w:hint="eastAsia" w:ascii="方正书宋_GBK" w:hAnsi="方正书宋_GBK" w:cs="方正书宋_GBK"/>
          <w:b/>
          <w:bCs/>
          <w:lang w:bidi="ar"/>
        </w:rPr>
        <w:t>局部主题</w:t>
      </w:r>
      <w:r>
        <w:rPr>
          <w:rFonts w:hint="eastAsia" w:ascii="方正书宋_GBK" w:hAnsi="方正书宋_GBK" w:cs="方正书宋_GBK"/>
          <w:lang w:bidi="ar"/>
        </w:rPr>
        <w:t>是指从若干轮次的对话中抽取出的一个细粒度的主题，概括对话中的具体内容（图</w:t>
      </w:r>
      <w:r>
        <w:rPr>
          <w:lang w:bidi="ar"/>
        </w:rPr>
        <w:t>2 B</w:t>
      </w:r>
      <w:r>
        <w:rPr>
          <w:rFonts w:hint="eastAsia" w:ascii="方正书宋_GBK" w:hAnsi="方正书宋_GBK" w:cs="方正书宋_GBK"/>
          <w:lang w:bidi="ar"/>
        </w:rPr>
        <w:t>）。局部主题通常面向局部语义，具有细粒度的特征：一段对话往往围绕同一主题（如晚婚晚育）的不同侧面反复展开（如晚婚晚育的背景陈述、原因分析、策略讨论等），从而产生多个相互关联但不完全等价的局部主题。</w:t>
      </w:r>
    </w:p>
    <w:p w14:paraId="1E342CDD">
      <w:pPr>
        <w:numPr>
          <w:ilvl w:val="0"/>
          <w:numId w:val="2"/>
        </w:numPr>
      </w:pPr>
      <w:r>
        <w:rPr>
          <w:rFonts w:hint="eastAsia" w:ascii="方正书宋_GBK" w:hAnsi="方正书宋_GBK" w:cs="方正书宋_GBK"/>
          <w:b/>
          <w:bCs/>
          <w:lang w:bidi="ar"/>
        </w:rPr>
        <w:t>抽象主题</w:t>
      </w:r>
      <w:r>
        <w:rPr>
          <w:rFonts w:hint="eastAsia" w:ascii="方正书宋_GBK" w:hAnsi="方正书宋_GBK" w:cs="方正书宋_GBK"/>
          <w:lang w:bidi="ar"/>
        </w:rPr>
        <w:t>是指将多个相互关联的局部主题进一步根据语义合并成为一个高层的抽象主题（如上述例子中的晚婚晚育）。引入抽象主题是为了避免呈现过多碎片化的局部主题。</w:t>
      </w:r>
    </w:p>
    <w:p w14:paraId="52A9D015">
      <w:pPr>
        <w:numPr>
          <w:ilvl w:val="0"/>
          <w:numId w:val="2"/>
        </w:numPr>
        <w:rPr>
          <w:rFonts w:ascii="方正书宋_GBK" w:hAnsi="方正书宋_GBK" w:cs="方正书宋_GBK"/>
          <w:lang w:bidi="ar"/>
        </w:rPr>
      </w:pPr>
      <w:r>
        <w:rPr>
          <w:rFonts w:hint="eastAsia" w:ascii="方正书宋_GBK" w:hAnsi="方正书宋_GBK" w:cs="方正书宋_GBK"/>
          <w:b/>
          <w:bCs/>
          <w:lang w:bidi="ar"/>
        </w:rPr>
        <w:t>对话线</w:t>
      </w:r>
      <w:r>
        <w:rPr>
          <w:rFonts w:hint="eastAsia" w:ascii="方正书宋_GBK" w:hAnsi="方正书宋_GBK" w:cs="方正书宋_GBK"/>
          <w:lang w:bidi="ar"/>
        </w:rPr>
        <w:t>是指将同一发言人提出的局部主题按时间顺序连接，得到一条对话线，展示该发言人随对话推进参与哪些不同的主题。</w:t>
      </w:r>
    </w:p>
    <w:p w14:paraId="7C3D4E5F">
      <w:pPr>
        <w:ind w:firstLine="416" w:firstLineChars="200"/>
        <w:rPr>
          <w:rFonts w:ascii="方正书宋_GBK" w:hAnsi="方正书宋_GBK" w:cs="方正书宋_GBK"/>
          <w:lang w:bidi="ar"/>
        </w:rPr>
      </w:pPr>
      <w:ins w:id="6" w:author="Claude" w:date="2026-06-20T00:00:00Z">
        <w:r>
          <w:rPr>
            <w:rFonts w:hint="eastAsia" w:ascii="方正书宋_GBK" w:hAnsi="方正书宋_GBK" w:cs="方正书宋_GBK"/>
            <w:lang w:bidi="ar"/>
          </w:rPr>
          <w:t>需要说明的是，上述“局部主题—抽象主题”的两层结构并非假定对话中的主题天然仅有两个层级，而是可视复杂度与认知负担之间的设计折中。在实际对话中，主题可以形成更深的语义层次（如子话题及其进一步细分），但过多的层级将显著增加主题河流的视觉复杂度，削弱用户对宏观脉络的快速把握能力；而单一扁平层级则难以同时兼顾全局概览与局部细节。两层结构在保持高层抽象概括能力的同时，为每个抽象主题保留了若干局部主题作为语义锚点，使可视化能够清晰呈现“宏观脉络—局部细节”的对应关系，支持用户在统一视图内从概览到细节的渐进式探索。</w:t>
        </w:r>
      </w:ins>
    </w:p>
    <w:p w14:paraId="57A09F80">
      <w:r>
        <w:rPr>
          <w:rFonts w:hint="eastAsia" w:ascii="方正书宋_GBK" w:hAnsi="方正书宋_GBK" w:cs="方正书宋_GBK"/>
          <w:lang w:bidi="ar"/>
        </w:rPr>
        <w:t>抽取流水线包含如下步骤：</w:t>
      </w:r>
    </w:p>
    <w:p w14:paraId="4813E497">
      <w:pPr>
        <w:rPr>
          <w:rFonts w:ascii="方正书宋_GBK" w:hAnsi="方正书宋_GBK" w:cs="方正书宋_GBK"/>
          <w:lang w:bidi="ar"/>
        </w:rPr>
      </w:pPr>
      <w:r>
        <w:rPr>
          <w:rFonts w:hint="eastAsia" w:ascii="方正书宋_GBK" w:hAnsi="方正书宋_GBK" w:cs="方正书宋_GBK"/>
          <w:b/>
          <w:bCs/>
          <w:lang w:bidi="ar"/>
        </w:rPr>
        <w:t>局部主题抽取</w:t>
      </w:r>
      <w:r>
        <w:rPr>
          <w:rFonts w:hint="eastAsia" w:ascii="方正书宋_GBK" w:hAnsi="方正书宋_GBK" w:cs="方正书宋_GBK"/>
          <w:lang w:bidi="ar"/>
        </w:rPr>
        <w:t>（图</w:t>
      </w:r>
      <w:r>
        <w:rPr>
          <w:lang w:bidi="ar"/>
        </w:rPr>
        <w:t>1 A</w:t>
      </w:r>
      <w:r>
        <w:rPr>
          <w:rFonts w:hint="eastAsia" w:ascii="方正书宋_GBK" w:hAnsi="方正书宋_GBK" w:cs="方正书宋_GBK"/>
          <w:lang w:bidi="ar"/>
        </w:rPr>
        <w:t>）：长对话通常伴随频繁的话题切换以及大量低信息对话（如寒暄、附和、</w:t>
      </w:r>
    </w:p>
    <w:p w14:paraId="3BC32C05">
      <w:pPr>
        <w:ind w:firstLine="0"/>
        <w:rPr>
          <w:rFonts w:ascii="方正书宋_GBK" w:hAnsi="方正书宋_GBK" w:cs="方正书宋_GBK"/>
          <w:lang w:bidi="ar"/>
        </w:rPr>
      </w:pPr>
      <w:r>
        <w:rPr>
          <w:rFonts w:hint="eastAsia" w:ascii="方正书宋_GBK" w:hAnsi="方正书宋_GBK" w:cs="方正书宋_GBK"/>
          <w:lang w:bidi="ar"/>
        </w:rPr>
        <w:t>重复确认等）。若以单轮对话为单位直接抽取主题，一方面许多轮次对话缺乏足够语义线索，容易产生空泛和不稳定的主题；另一方面主题标签会在相邻对话轮次间高频跳变，导致后续可视编码呈现碎片化。为此，使用大语言模型对长对话进行语义分段和局部主题抽取。（</w:t>
      </w:r>
      <w:r>
        <w:rPr>
          <w:lang w:bidi="ar"/>
        </w:rPr>
        <w:t>1</w:t>
      </w:r>
      <w:r>
        <w:rPr>
          <w:rFonts w:hint="eastAsia" w:ascii="方正书宋_GBK" w:hAnsi="方正书宋_GBK" w:cs="方正书宋_GBK"/>
          <w:lang w:bidi="ar"/>
        </w:rPr>
        <w:t>）首先，通过提示词引导大语言模型将对话划分为若干语义一致的连续片段，并在生成每个片段边界的同时抽取出片段对应的局部主题；（</w:t>
      </w:r>
      <w:r>
        <w:rPr>
          <w:lang w:bidi="ar"/>
        </w:rPr>
        <w:t>2</w:t>
      </w:r>
      <w:r>
        <w:rPr>
          <w:rFonts w:hint="eastAsia" w:ascii="方正书宋_GBK" w:hAnsi="方正书宋_GBK" w:cs="方正书宋_GBK"/>
          <w:lang w:bidi="ar"/>
        </w:rPr>
        <w:t>）其次，为每个片段记录其提出者（发言人标记），指示该局部主题由哪位发言人引入；（</w:t>
      </w:r>
      <w:r>
        <w:rPr>
          <w:lang w:bidi="ar"/>
        </w:rPr>
        <w:t>3</w:t>
      </w:r>
      <w:r>
        <w:rPr>
          <w:rFonts w:hint="eastAsia" w:ascii="方正书宋_GBK" w:hAnsi="方正书宋_GBK" w:cs="方正书宋_GBK"/>
          <w:lang w:bidi="ar"/>
        </w:rPr>
        <w:t>）最后，判断片段内是否存在发言人提出的问题，若存在则为该片段添加“问题标记”，同时使用大语言模型来判断问题是否被解决，对于问题被解决的对话片段添加问题解决标记。</w:t>
      </w:r>
    </w:p>
    <w:p w14:paraId="5CDA8EEB">
      <w:pPr>
        <w:ind w:firstLine="416" w:firstLineChars="200"/>
        <w:rPr>
          <w:rFonts w:ascii="方正书宋_GBK" w:hAnsi="方正书宋_GBK" w:cs="方正书宋_GBK"/>
          <w:lang w:bidi="ar"/>
        </w:rPr>
      </w:pPr>
      <w:ins w:id="7" w:author="Claude" w:date="2026-06-20T00:00:00Z">
        <w:r>
          <w:rPr>
            <w:rFonts w:hint="eastAsia" w:ascii="方正书宋_GBK" w:hAnsi="方正书宋_GBK" w:cs="方正书宋_GBK"/>
            <w:lang w:bidi="ar"/>
          </w:rPr>
          <w:t>在具体实现中，局部主题抽取调用GPT-5模型。为处理超出模型上下文窗口的长对话，将对话按固定窗口大小</w:t>
        </w:r>
      </w:ins>
      <w:r>
        <w:rPr>
          <w:rFonts w:hint="eastAsia" w:ascii="方正书宋_GBK" w:hAnsi="方正书宋_GBK" w:cs="方正书宋_GBK"/>
          <w:lang w:val="en-US" w:eastAsia="zh-CN" w:bidi="ar"/>
        </w:rPr>
        <w:t>固定对话</w:t>
      </w:r>
      <w:ins w:id="8" w:author="Claude" w:date="2026-06-20T00:00:00Z">
        <w:r>
          <w:rPr>
            <w:rFonts w:hint="eastAsia" w:ascii="方正书宋_GBK" w:hAnsi="方正书宋_GBK" w:cs="方正书宋_GBK"/>
            <w:lang w:bidi="ar"/>
          </w:rPr>
          <w:t>轮</w:t>
        </w:r>
      </w:ins>
      <w:r>
        <w:rPr>
          <w:rFonts w:hint="eastAsia" w:ascii="方正书宋_GBK" w:hAnsi="方正书宋_GBK" w:cs="方正书宋_GBK"/>
          <w:lang w:val="en-US" w:eastAsia="zh-CN" w:bidi="ar"/>
        </w:rPr>
        <w:t>次</w:t>
      </w:r>
      <w:ins w:id="9" w:author="Claude" w:date="2026-06-20T00:00:00Z">
        <w:r>
          <w:rPr>
            <w:rFonts w:hint="eastAsia" w:ascii="方正书宋_GBK" w:hAnsi="方正书宋_GBK" w:cs="方正书宋_GBK"/>
            <w:lang w:bidi="ar"/>
          </w:rPr>
          <w:t>进行切分，相邻窗口之间重叠</w:t>
        </w:r>
      </w:ins>
      <w:r>
        <w:rPr>
          <w:rFonts w:hint="eastAsia" w:ascii="方正书宋_GBK" w:hAnsi="方正书宋_GBK" w:cs="方正书宋_GBK"/>
          <w:lang w:val="en-US" w:eastAsia="zh-CN" w:bidi="ar"/>
        </w:rPr>
        <w:t>部分片段</w:t>
      </w:r>
      <w:ins w:id="10" w:author="Claude" w:date="2026-06-20T00:00:00Z">
        <w:r>
          <w:rPr>
            <w:rFonts w:hint="eastAsia" w:ascii="方正书宋_GBK" w:hAnsi="方正书宋_GBK" w:cs="方正书宋_GBK"/>
            <w:lang w:bidi="ar"/>
          </w:rPr>
          <w:t>以确保跨块边界的语义连续性；每个窗口独立调用 LLM 进行边界检测后，重叠区域的片段通过首段优先策略进行去重合并。在调用 LLM 之前，系统先利用 text-embedding-3-large 模型计算相邻轮次对话的语义相似度，将相似度显著下降的位置识别为候选边界提示传递给 LLM，结合嵌入向量的计算效率与大语言模型的语义理解能力。</w:t>
        </w:r>
      </w:ins>
      <w:r>
        <w:rPr>
          <w:rFonts w:hint="eastAsia" w:ascii="方正书宋_GBK" w:hAnsi="方正书宋_GBK" w:cs="方正书宋_GBK"/>
          <w:lang w:val="en-US" w:eastAsia="zh-CN" w:bidi="ar"/>
        </w:rPr>
        <w:t>通过系统提示词规范LLM输出为结构化JSON格式，并对返回结果进行字段校验与容错分析</w:t>
      </w:r>
      <w:ins w:id="11" w:author="Claude" w:date="2026-06-20T00:00:00Z">
        <w:r>
          <w:rPr>
            <w:rFonts w:hint="eastAsia" w:ascii="方正书宋_GBK" w:hAnsi="方正书宋_GBK" w:cs="方正书宋_GBK"/>
            <w:lang w:bidi="ar"/>
          </w:rPr>
          <w:t>。</w:t>
        </w:r>
      </w:ins>
    </w:p>
    <w:p w14:paraId="1286E5A0">
      <w:pPr>
        <w:rPr>
          <w:rFonts w:ascii="方正书宋_GBK" w:hAnsi="方正书宋_GBK" w:cs="方正书宋_GBK"/>
          <w:lang w:bidi="ar"/>
        </w:rPr>
      </w:pPr>
      <w:ins w:id="12" w:author="Claude" w:date="2026-06-20T00:00:00Z">
        <w:r>
          <w:rPr>
            <w:rFonts w:hint="eastAsia" w:ascii="方正书宋_GBK" w:hAnsi="方正书宋_GBK" w:cs="方正书宋_GBK"/>
            <w:lang w:bidi="ar"/>
          </w:rPr>
          <w:t>对于局部主题聚类，系统采用两阶段策略：首先利用text-embedding-3-large模型将局部主题名称向量化，通过余弦相似度进行预聚类；然后将预聚类结果提交给 LLM 进行语义精炼，确保聚类结果在语义层面的一致性。当局部主题数量过少导致嵌入聚类不可靠时，系统自动回退至纯 LLM 聚类模式。经过上述各步骤的校验与规范化后，原始对话消息被转化为结构统一的层次化主题表示，为后续可视化提供一致的数据基础。</w:t>
        </w:r>
      </w:ins>
    </w:p>
    <w:p w14:paraId="497C87CB">
      <w:r>
        <w:rPr>
          <w:rFonts w:hint="eastAsia" w:ascii="方正书宋_GBK" w:hAnsi="方正书宋_GBK" w:cs="方正书宋_GBK"/>
          <w:b/>
          <w:lang w:bidi="ar"/>
        </w:rPr>
        <w:t>局部主题聚类</w:t>
      </w:r>
      <w:r>
        <w:rPr>
          <w:rFonts w:hint="eastAsia" w:ascii="方正书宋_GBK" w:hAnsi="方正书宋_GBK" w:cs="方正书宋_GBK"/>
          <w:lang w:bidi="ar"/>
        </w:rPr>
        <w:t>（图</w:t>
      </w:r>
      <w:r>
        <w:rPr>
          <w:lang w:bidi="ar"/>
        </w:rPr>
        <w:t>1 B</w:t>
      </w:r>
      <w:r>
        <w:rPr>
          <w:rFonts w:hint="eastAsia" w:ascii="方正书宋_GBK" w:hAnsi="方正书宋_GBK" w:cs="方正书宋_GBK"/>
          <w:lang w:bidi="ar"/>
        </w:rPr>
        <w:t>）：利用大语言模型，在局部主题集合上进一步进行自底向上的层次聚类，将围绕同一核心议题的多个局部主题归入同一抽象主题，建立局部主题—抽象主题的层次化表示。</w:t>
      </w:r>
    </w:p>
    <w:p w14:paraId="009F9817">
      <w:pPr>
        <w:rPr>
          <w:rFonts w:ascii="方正书宋_GBK" w:hAnsi="方正书宋_GBK" w:cs="方正书宋_GBK"/>
          <w:lang w:bidi="ar"/>
        </w:rPr>
        <w:sectPr>
          <w:type w:val="continuous"/>
          <w:pgSz w:w="11419" w:h="15621"/>
          <w:pgMar w:top="238" w:right="907" w:bottom="227" w:left="907" w:header="567" w:footer="170" w:gutter="0"/>
          <w:cols w:space="624" w:num="2"/>
          <w:docGrid w:type="lines" w:linePitch="290" w:charSpace="0"/>
        </w:sectPr>
      </w:pPr>
      <w:r>
        <w:rPr>
          <w:rFonts w:hint="eastAsia" w:ascii="方正书宋_GBK" w:hAnsi="方正书宋_GBK" w:cs="方正书宋_GBK"/>
          <w:b/>
          <w:lang w:bidi="ar"/>
        </w:rPr>
        <w:t>关键词抽取</w:t>
      </w:r>
      <w:r>
        <w:rPr>
          <w:rFonts w:hint="eastAsia" w:ascii="方正书宋_GBK" w:hAnsi="方正书宋_GBK" w:cs="方正书宋_GBK"/>
          <w:lang w:bidi="ar"/>
        </w:rPr>
        <w:t>（图</w:t>
      </w:r>
      <w:r>
        <w:rPr>
          <w:lang w:bidi="ar"/>
        </w:rPr>
        <w:t>1 C</w:t>
      </w:r>
      <w:r>
        <w:rPr>
          <w:rFonts w:hint="eastAsia" w:ascii="方正书宋_GBK" w:hAnsi="方正书宋_GBK" w:cs="方正书宋_GBK"/>
          <w:lang w:bidi="ar"/>
        </w:rPr>
        <w:t>）：为方便用户浏览，针对每个局部主题，基于对应轮次范围内的原始对话生成关键词列表，用于词云信息展示。</w:t>
      </w:r>
    </w:p>
    <w:p w14:paraId="28AA2730">
      <w:pPr>
        <w:keepNext/>
        <w:ind w:firstLine="0"/>
      </w:pPr>
      <w:r>
        <w:rPr>
          <w:rFonts w:hint="eastAsia"/>
          <w:snapToGrid/>
        </w:rPr>
        <w:drawing>
          <wp:inline distT="0" distB="0" distL="0" distR="0">
            <wp:extent cx="6099175" cy="24288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99175" cy="2428875"/>
                    </a:xfrm>
                    <a:prstGeom prst="rect">
                      <a:avLst/>
                    </a:prstGeom>
                  </pic:spPr>
                </pic:pic>
              </a:graphicData>
            </a:graphic>
          </wp:inline>
        </w:drawing>
      </w:r>
    </w:p>
    <w:p w14:paraId="0C623953">
      <w:pPr>
        <w:pStyle w:val="12"/>
        <w:spacing w:after="240"/>
        <w:ind w:firstLine="0"/>
        <w:jc w:val="center"/>
        <w:rPr>
          <w:rFonts w:hint="default"/>
        </w:rPr>
        <w:sectPr>
          <w:type w:val="continuous"/>
          <w:pgSz w:w="11419" w:h="15621"/>
          <w:pgMar w:top="238" w:right="907" w:bottom="227" w:left="907" w:header="567" w:footer="170" w:gutter="0"/>
          <w:cols w:space="624" w:num="1"/>
          <w:docGrid w:type="lines" w:linePitch="290" w:charSpace="0"/>
        </w:sectPr>
      </w:pPr>
      <w:r>
        <w:t xml:space="preserve">图 </w:t>
      </w:r>
      <w:r>
        <w:fldChar w:fldCharType="begin"/>
      </w:r>
      <w:r>
        <w:instrText xml:space="preserve"> SEQ 图 \* ARABIC </w:instrText>
      </w:r>
      <w:r>
        <w:fldChar w:fldCharType="separate"/>
      </w:r>
      <w:r>
        <w:rPr>
          <w:rFonts w:hint="default"/>
        </w:rPr>
        <w:t>3</w:t>
      </w:r>
      <w:r>
        <w:fldChar w:fldCharType="end"/>
      </w:r>
      <w:r>
        <w:t>主题河流绘制流程</w:t>
      </w:r>
    </w:p>
    <w:p w14:paraId="42989002">
      <w:r>
        <w:rPr>
          <w:rFonts w:hint="eastAsia" w:ascii="方正书宋_GBK" w:hAnsi="方正书宋_GBK" w:cs="方正书宋_GBK"/>
          <w:b/>
          <w:lang w:bidi="ar"/>
        </w:rPr>
        <w:t>局部主题清理</w:t>
      </w:r>
      <w:r>
        <w:rPr>
          <w:rFonts w:hint="eastAsia" w:ascii="方正书宋_GBK" w:hAnsi="方正书宋_GBK" w:cs="方正书宋_GBK"/>
          <w:lang w:bidi="ar"/>
        </w:rPr>
        <w:t>（图</w:t>
      </w:r>
      <w:r>
        <w:rPr>
          <w:lang w:bidi="ar"/>
        </w:rPr>
        <w:t>1 D</w:t>
      </w:r>
      <w:r>
        <w:rPr>
          <w:rFonts w:hint="eastAsia" w:ascii="方正书宋_GBK" w:hAnsi="方正书宋_GBK" w:cs="方正书宋_GBK"/>
          <w:lang w:bidi="ar"/>
        </w:rPr>
        <w:t>）：抽象主题在时间轴上通常呈现一个或多个相对连续的区间，但同一抽象主题中偶尔会出现孤立（或离群）的局部主题，引入不必要的突兀跳变。为此，从对话伊始遍历每个局部主题，如为孤立主题则将其移除。</w:t>
      </w:r>
    </w:p>
    <w:p w14:paraId="71D9725E">
      <w:pPr>
        <w:widowControl/>
        <w:jc w:val="left"/>
        <w:rPr>
          <w:rFonts w:eastAsia="黑体"/>
          <w:b/>
          <w:sz w:val="23"/>
          <w:szCs w:val="23"/>
        </w:rPr>
      </w:pPr>
      <w:r>
        <w:rPr>
          <w:rFonts w:hint="eastAsia" w:ascii="方正书宋_GBK" w:hAnsi="方正书宋_GBK" w:cs="方正书宋_GBK"/>
          <w:lang w:bidi="ar"/>
        </w:rPr>
        <w:t>经过上述阶段，原始对话被转换为结构化的层次表示，得到局部主题（问题解决标记、关键词、发言人）和抽象主题。</w:t>
      </w:r>
    </w:p>
    <w:p w14:paraId="3E057197">
      <w:pPr>
        <w:pStyle w:val="9"/>
        <w:overflowPunct w:val="0"/>
      </w:pPr>
      <w:r>
        <w:rPr>
          <w:rFonts w:hint="eastAsia"/>
          <w:b/>
          <w:bCs w:val="0"/>
        </w:rPr>
        <w:t>3</w:t>
      </w:r>
      <w:r>
        <w:rPr>
          <w:b/>
          <w:bCs w:val="0"/>
        </w:rPr>
        <w:t>.</w:t>
      </w:r>
      <w:r>
        <w:rPr>
          <w:rFonts w:hint="eastAsia"/>
          <w:b/>
          <w:bCs w:val="0"/>
        </w:rPr>
        <w:t>2</w:t>
      </w:r>
      <w:r>
        <w:t xml:space="preserve">  </w:t>
      </w:r>
      <w:r>
        <w:rPr>
          <w:rFonts w:hint="eastAsia"/>
          <w:b/>
          <w:bCs w:val="0"/>
        </w:rPr>
        <w:t>主题与对话线感知的主题河流</w:t>
      </w:r>
    </w:p>
    <w:p w14:paraId="71E387FE">
      <w:pPr>
        <w:rPr>
          <w:rFonts w:eastAsia="宋体"/>
          <w:snapToGrid/>
          <w:spacing w:val="0"/>
        </w:rPr>
      </w:pPr>
      <w:r>
        <w:rPr>
          <w:rFonts w:hint="eastAsia" w:ascii="方正书宋_GBK" w:hAnsi="方正书宋_GBK" w:cs="方正书宋_GBK"/>
          <w:lang w:bidi="ar"/>
        </w:rPr>
        <w:t>在长对话中，主题不仅会反复出现并交替切换，不同阶段的信息密集程度也差异显著；与此同时，多人对话还引入了跨主题的发言行为</w:t>
      </w:r>
      <w:r>
        <w:rPr>
          <w:rFonts w:hint="eastAsia" w:ascii="方正书宋_GBK"/>
        </w:rPr>
        <w:t>，使</w:t>
      </w:r>
      <w:r>
        <w:rPr>
          <w:rFonts w:hint="eastAsia" w:ascii="方正书宋_GBK" w:hAnsi="方正书宋_GBK" w:cs="方正书宋_GBK"/>
          <w:lang w:bidi="ar"/>
        </w:rPr>
        <w:t>得仅依赖传统主题河流难以同时兼顾宏观主题演化和微观对话行为两类线索。为此，本文提出主题与对话线感知的主题河流。主要包括以下步骤：（</w:t>
      </w:r>
      <w:r>
        <w:rPr>
          <w:rFonts w:ascii="方正书宋_GBK" w:hAnsi="方正书宋_GBK" w:cs="方正书宋_GBK"/>
          <w:lang w:bidi="ar"/>
        </w:rPr>
        <w:t>1</w:t>
      </w:r>
      <w:r>
        <w:rPr>
          <w:rFonts w:hint="eastAsia" w:ascii="方正书宋_GBK" w:hAnsi="方正书宋_GBK" w:cs="方正书宋_GBK"/>
          <w:lang w:bidi="ar"/>
        </w:rPr>
        <w:t>）轮廓生成、（</w:t>
      </w:r>
      <w:r>
        <w:rPr>
          <w:rFonts w:ascii="方正书宋_GBK" w:hAnsi="方正书宋_GBK" w:cs="方正书宋_GBK"/>
          <w:lang w:bidi="ar"/>
        </w:rPr>
        <w:t>2</w:t>
      </w:r>
      <w:r>
        <w:rPr>
          <w:rFonts w:hint="eastAsia" w:ascii="方正书宋_GBK" w:hAnsi="方正书宋_GBK" w:cs="方正书宋_GBK"/>
          <w:lang w:bidi="ar"/>
        </w:rPr>
        <w:t>）河流宽度计算、布局协同优化。</w:t>
      </w:r>
    </w:p>
    <w:p w14:paraId="40E508D2">
      <w:pPr>
        <w:numPr>
          <w:ilvl w:val="0"/>
          <w:numId w:val="3"/>
        </w:numPr>
        <w:ind w:firstLine="0"/>
        <w:rPr>
          <w:rFonts w:ascii="方正书宋_GBK" w:hAnsi="方正书宋_GBK" w:cs="方正书宋_GBK"/>
          <w:b/>
          <w:bCs/>
          <w:lang w:eastAsia="zh" w:bidi="ar"/>
        </w:rPr>
      </w:pPr>
      <w:r>
        <w:rPr>
          <w:rFonts w:hint="eastAsia" w:ascii="方正书宋_GBK" w:hAnsi="方正书宋_GBK" w:cs="方正书宋_GBK"/>
          <w:b/>
          <w:bCs/>
          <w:lang w:eastAsia="zh" w:bidi="ar"/>
        </w:rPr>
        <w:t>轮廓生成</w:t>
      </w:r>
    </w:p>
    <w:p w14:paraId="2D902958">
      <w:pPr>
        <w:rPr>
          <w:rFonts w:ascii="方正书宋_GBK" w:hAnsi="方正书宋_GBK" w:cs="方正书宋_GBK"/>
          <w:lang w:bidi="ar"/>
        </w:rPr>
      </w:pPr>
      <w:r>
        <w:rPr>
          <w:rFonts w:ascii="方正书宋_GBK" w:hAnsi="方正书宋_GBK" w:cs="方正书宋_GBK"/>
          <w:lang w:bidi="ar"/>
        </w:rPr>
        <w:t>当连续对话紧密围绕某一主题展开时，表明该时间段内的消息具有较高的信息密度与分析价值；反之，则说明对话内容较为零散，可能主要包含寒暄、问候等低信息量的交互。</w:t>
      </w:r>
    </w:p>
    <w:p w14:paraId="0E8EF2A2">
      <w:pPr>
        <w:rPr>
          <w:rFonts w:ascii="方正书宋_GBK" w:hAnsi="方正书宋_GBK" w:cs="方正书宋_GBK"/>
          <w:lang w:bidi="ar"/>
        </w:rPr>
      </w:pPr>
      <w:r>
        <w:rPr>
          <w:rFonts w:ascii="Times New Roman" w:hAnsi="Times New Roman" w:eastAsia="方正书宋_GBK" w:cs="Times New Roman"/>
        </w:rPr>
        <w:t>使用 OpenAI 的 text-embedding-3-large 模型[32]（向量维度 3072）将第 i 个对话单元编码为文本向量 v_i，将每个抽象主题名称输入同一模型得到主题向量 u_k。随后，计算该对话单元与所有抽象主题之间的余弦相似度，得到主题相关性分布。为便于比较不同主题之间的相对相关性，本文使用 Softmax 函数对相似度分布进行归一化处理，得到第 i 个对话单元在抽象主题集合上的概率分布 P_i。其中，K 表示抽象主题数量，p_{i,k} 表示第 i 个对话单元与第 k 个抽象主题的归一化相关性。</w:t>
      </w:r>
    </w:p>
    <w:p w14:paraId="1CFEE647">
      <w:pPr>
        <w:ind w:firstLine="0"/>
        <w:rPr>
          <w:rFonts w:ascii="方正书宋_GBK" w:hAnsi="方正书宋_GBK" w:eastAsia="方正书宋_GBK" w:cs="方正书宋_GBK"/>
          <w:lang w:eastAsia="zh"/>
        </w:rPr>
      </w:pPr>
      <w:r>
        <w:rPr>
          <w:rFonts w:ascii="Times New Roman" w:hAnsi="Times New Roman" w:eastAsia="方正书宋_GBK" w:cs="Times New Roman"/>
        </w:rPr>
        <w:t>在此基础上，本文使用信息熵度量当前对话单元的主题指向分散程度：</w:t>
      </w:r>
    </w:p>
    <w:p w14:paraId="79D4F8D2">
      <w:pPr>
        <w:pStyle w:val="47"/>
        <w:ind w:firstLine="0"/>
        <w:jc w:val="center"/>
        <w:rPr>
          <w:rFonts w:ascii="方正书宋_GBK" w:hAnsi="方正书宋_GBK" w:cs="方正书宋_GBK"/>
          <w:lang w:bidi="ar"/>
        </w:rPr>
      </w:pPr>
      <w:r>
        <w:rPr>
          <w:rFonts w:ascii="Cambria Math" w:hAnsi="Cambria Math" w:eastAsia="Cambria Math" w:cs="Cambria Math"/>
        </w:rPr>
        <w:t>Hᵢ = −∑ₖ₌₁ᴷ pᵢ,ₖ log pᵢ,ₖ                         (1)</w:t>
      </w:r>
    </w:p>
    <w:p w14:paraId="3A29DA7E">
      <w:pPr>
        <w:ind w:firstLine="0"/>
        <w:rPr>
          <w:rFonts w:ascii="方正书宋_GBK" w:hAnsi="方正书宋_GBK" w:eastAsia="方正书宋_GBK" w:cs="方正书宋_GBK"/>
          <w:lang w:bidi="ar"/>
        </w:rPr>
      </w:pPr>
      <w:r>
        <w:rPr>
          <w:rFonts w:ascii="Times New Roman" w:hAnsi="Times New Roman" w:eastAsia="方正书宋_GBK" w:cs="Times New Roman"/>
        </w:rPr>
        <w:t>其中，H_i 越大，说明当前对话单元与多个抽象主题均具有较高相关性，主题指向更加分散；H_i 越小，则说明该对话单元主要集中于少数抽象主题，语义指向更加明确。由于 TopicTrace 希望为主题更聚焦、信息密度更高的对话阶段分配更大的整体轮廓宽度，本文对信息熵进行反向归一化，得到主题聚焦度分数：</w:t>
      </w:r>
    </w:p>
    <w:p w14:paraId="00857698">
      <w:pPr>
        <w:pStyle w:val="47"/>
        <w:ind w:firstLine="0"/>
        <w:jc w:val="center"/>
        <w:rPr>
          <w:rFonts w:ascii="方正书宋_GBK" w:hAnsi="方正书宋_GBK" w:cs="方正书宋_GBK"/>
          <w:lang w:bidi="ar"/>
        </w:rPr>
      </w:pPr>
      <w:r>
        <w:rPr>
          <w:rFonts w:ascii="Cambria Math" w:hAnsi="Cambria Math" w:eastAsia="Cambria Math" w:cs="Cambria Math"/>
        </w:rPr>
        <w:t>Fᵢ = 1 − (Hᵢ − Hₘᵢₙ)/(Hₘₐₓ − Hₘᵢₙ)                         (2)</w:t>
      </w:r>
    </w:p>
    <w:p w14:paraId="59BFEDB2">
      <w:r>
        <w:rPr>
          <w:rFonts w:ascii="Times New Roman" w:hAnsi="Times New Roman" w:eastAsia="方正书宋_GBK" w:cs="Times New Roman"/>
        </w:rPr>
        <w:t>其中，H_min 和 H_max 分别表示所有对话单元信息熵的最小值与最大值。由此，F_i 与信息熵负相关：当信息熵较低时，F_i 较大，表示当前对话单元主题更聚焦；当信息熵较高时，F_i 较小，表示当前对话单元主题更分散。最终，TopicTrace 根据主题聚焦度为第 i 个对话单元分配主题河流的整体轮廓宽度：</w:t>
      </w:r>
    </w:p>
    <w:p w14:paraId="715E6968">
      <w:pPr>
        <w:pStyle w:val="47"/>
        <w:jc w:val="center"/>
      </w:pPr>
      <w:r>
        <w:rPr>
          <w:rFonts w:ascii="Cambria Math" w:hAnsi="Cambria Math" w:eastAsia="Cambria Math" w:cs="Cambria Math"/>
        </w:rPr>
        <w:t>Wᵢ = W_base + αFᵢ                         (3)</w:t>
      </w:r>
    </w:p>
    <w:p w14:paraId="277CC11E">
      <w:r>
        <w:rPr>
          <w:rFonts w:ascii="Times New Roman" w:hAnsi="Times New Roman" w:eastAsia="方正书宋_GBK" w:cs="Times New Roman"/>
        </w:rPr>
        <w:t>其中，W_base 为基础宽度，α 为轮廓宽度调节系数。通过该设计，主题指向更明确的对话阶段将在主题河流中获得更大的视觉空间，从而帮助用户快速识别语义更集中、分析价值更高的对话片段。</w:t>
      </w:r>
    </w:p>
    <w:p w14:paraId="5A245570">
      <w:pPr>
        <w:rPr>
          <w:rFonts w:ascii="方正书宋_GBK" w:hAnsi="方正书宋_GBK" w:cs="方正书宋_GBK"/>
          <w:lang w:bidi="ar"/>
        </w:rPr>
      </w:pPr>
      <w:r>
        <w:rPr>
          <w:rFonts w:hint="eastAsia" w:ascii="方正书宋_GBK" w:hAnsi="方正书宋_GBK" w:cs="方正书宋_GBK"/>
          <w:lang w:eastAsia="zh" w:bidi="ar"/>
        </w:rPr>
        <w:t>然而，在长对话场景中，对话轮次往往达到数百轮，且部分轮次的</w:t>
      </w:r>
      <w:r>
        <w:rPr>
          <w:position w:val="-6"/>
        </w:rPr>
        <w:object>
          <v:shape id="_x0000_i1025" o:spt="75" type="#_x0000_t75" style="height:11pt;width:29pt;" o:ole="t" filled="f" o:preferrelative="t" stroked="f" coordsize="21600,21600">
            <v:path/>
            <v:fill on="f" focussize="0,0"/>
            <v:stroke on="f" joinstyle="miter"/>
            <v:imagedata r:id="rId17" o:title=""/>
            <o:lock v:ext="edit" aspectratio="t"/>
            <w10:wrap type="none"/>
            <w10:anchorlock/>
          </v:shape>
          <o:OLEObject Type="Embed" ProgID="Equation.DSMT4" ShapeID="_x0000_i1025" DrawAspect="Content" ObjectID="_1468075725" r:id="rId16">
            <o:LockedField>false</o:LockedField>
          </o:OLEObject>
        </w:object>
      </w:r>
      <w:r>
        <w:rPr>
          <w:rFonts w:hint="eastAsia" w:ascii="方正书宋_GBK" w:hAnsi="方正书宋_GBK" w:cs="方正书宋_GBK"/>
          <w:lang w:eastAsia="zh" w:bidi="ar"/>
        </w:rPr>
        <w:t>可能接近零。若直接对每一轮对话独立绘制宽度，将导致河流轮廓在相邻轮次之间出现剧烈抖动，降低整体</w:t>
      </w:r>
      <w:r>
        <w:rPr>
          <w:rFonts w:hint="eastAsia" w:ascii="方正书宋_GBK" w:hAnsi="方正书宋_GBK" w:cs="方正书宋_GBK"/>
          <w:lang w:bidi="ar"/>
        </w:rPr>
        <w:t>河流</w:t>
      </w:r>
      <w:r>
        <w:rPr>
          <w:rFonts w:hint="eastAsia" w:ascii="方正书宋_GBK" w:hAnsi="方正书宋_GBK" w:cs="方正书宋_GBK"/>
          <w:lang w:eastAsia="zh" w:bidi="ar"/>
        </w:rPr>
        <w:t>形态的连续性与可读性。为此，TopicTrace在时间维度上对连续对话轮次进行局部平滑处理。具体而言，将若干相邻的对话轮次划分为一个时间窗口，并以该窗口内主题河流宽度的平均值作为该时间段的统一宽度表示。时间窗口的跨度设置为一个较小且固定的范围，以在保留主题河流随对话推进产生局部变化的同时，抑制由局部噪声引起的剧烈宽度波动。</w:t>
      </w:r>
    </w:p>
    <w:p w14:paraId="685EBD0B">
      <w:pPr>
        <w:rPr>
          <w:rFonts w:ascii="方正书宋_GBK" w:hAnsi="方正书宋_GBK" w:cs="方正书宋_GBK"/>
          <w:lang w:eastAsia="zh" w:bidi="ar"/>
        </w:rPr>
      </w:pPr>
      <w:r>
        <w:rPr>
          <w:rFonts w:ascii="Times New Roman" w:hAnsi="Times New Roman" w:eastAsia="方正书宋_GBK" w:cs="Times New Roman"/>
        </w:rPr>
        <w:t>通过该平滑处理，TopicTrace在保留基于主题聚焦度的整体轮廓宽度编码能力的同时，使主题河流在长时间跨度下呈现出更加平滑的外轮廓，有助于用户感知对话过程中信息密集阶段与主题聚焦阶段的分布情况（图3 A）。</w:t>
      </w:r>
    </w:p>
    <w:p w14:paraId="1B2342D1">
      <w:pPr>
        <w:numPr>
          <w:ilvl w:val="0"/>
          <w:numId w:val="3"/>
        </w:numPr>
        <w:ind w:firstLine="0"/>
        <w:rPr>
          <w:rFonts w:ascii="方正书宋_GBK" w:hAnsi="方正书宋_GBK" w:cs="方正书宋_GBK"/>
          <w:b/>
          <w:bCs/>
          <w:lang w:bidi="ar"/>
        </w:rPr>
      </w:pPr>
      <w:r>
        <w:rPr>
          <w:rFonts w:hint="eastAsia" w:ascii="方正书宋_GBK" w:hAnsi="方正书宋_GBK" w:cs="方正书宋_GBK"/>
          <w:b/>
          <w:bCs/>
          <w:lang w:eastAsia="zh" w:bidi="ar"/>
        </w:rPr>
        <w:t>河流宽度计算</w:t>
      </w:r>
    </w:p>
    <w:p w14:paraId="32C71C1A">
      <w:pPr>
        <w:widowControl/>
        <w:jc w:val="left"/>
        <w:rPr>
          <w:lang w:bidi="ar"/>
        </w:rPr>
      </w:pPr>
      <w:r>
        <w:rPr>
          <w:lang w:eastAsia="zh" w:bidi="ar"/>
        </w:rPr>
        <w:t>在</w:t>
      </w:r>
      <w:r>
        <w:rPr>
          <w:rFonts w:hint="eastAsia"/>
          <w:lang w:bidi="ar"/>
        </w:rPr>
        <w:t>主题河流</w:t>
      </w:r>
      <w:r>
        <w:rPr>
          <w:lang w:eastAsia="zh" w:bidi="ar"/>
        </w:rPr>
        <w:t>轮廓确定后，</w:t>
      </w:r>
      <w:r>
        <w:rPr>
          <w:rFonts w:hint="eastAsia"/>
          <w:lang w:eastAsia="zh" w:bidi="ar"/>
        </w:rPr>
        <w:t>计算每个主题代表的河流的宽度</w:t>
      </w:r>
      <w:r>
        <w:rPr>
          <w:lang w:eastAsia="zh" w:bidi="ar"/>
        </w:rPr>
        <w:t>。由于</w:t>
      </w:r>
      <w:r>
        <w:rPr>
          <w:rFonts w:hint="eastAsia"/>
          <w:lang w:bidi="ar"/>
        </w:rPr>
        <w:t>抽象</w:t>
      </w:r>
      <w:r>
        <w:rPr>
          <w:lang w:eastAsia="zh" w:bidi="ar"/>
        </w:rPr>
        <w:t>主题在对话中离散出现，直接用</w:t>
      </w:r>
      <w:r>
        <w:rPr>
          <w:rFonts w:hint="eastAsia"/>
          <w:lang w:bidi="ar"/>
        </w:rPr>
        <w:t>抽象主题出现位置来绘制主题河流</w:t>
      </w:r>
      <w:r>
        <w:rPr>
          <w:lang w:eastAsia="zh" w:bidi="ar"/>
        </w:rPr>
        <w:t>会导致</w:t>
      </w:r>
      <w:r>
        <w:rPr>
          <w:rFonts w:hint="eastAsia"/>
          <w:lang w:eastAsia="zh" w:bidi="ar"/>
        </w:rPr>
        <w:t>河流频繁</w:t>
      </w:r>
      <w:r>
        <w:rPr>
          <w:rFonts w:hint="eastAsia"/>
          <w:lang w:bidi="ar"/>
        </w:rPr>
        <w:t>出现</w:t>
      </w:r>
      <w:r>
        <w:rPr>
          <w:lang w:eastAsia="zh" w:bidi="ar"/>
        </w:rPr>
        <w:t>断裂</w:t>
      </w:r>
      <w:r>
        <w:rPr>
          <w:rFonts w:hint="eastAsia"/>
          <w:lang w:eastAsia="zh" w:bidi="ar"/>
        </w:rPr>
        <w:t>或突变</w:t>
      </w:r>
      <w:r>
        <w:rPr>
          <w:lang w:eastAsia="zh" w:bidi="ar"/>
        </w:rPr>
        <w:t>。为此，</w:t>
      </w:r>
      <w:r>
        <w:rPr>
          <w:rFonts w:hint="eastAsia"/>
          <w:lang w:bidi="ar"/>
        </w:rPr>
        <w:t>本文</w:t>
      </w:r>
      <w:r>
        <w:rPr>
          <w:lang w:eastAsia="zh" w:bidi="ar"/>
        </w:rPr>
        <w:t>采用核密度估计将离散的</w:t>
      </w:r>
      <w:r>
        <w:rPr>
          <w:rFonts w:hint="eastAsia"/>
          <w:lang w:bidi="ar"/>
        </w:rPr>
        <w:t>抽象主题</w:t>
      </w:r>
      <w:r>
        <w:rPr>
          <w:lang w:eastAsia="zh" w:bidi="ar"/>
        </w:rPr>
        <w:t>位置平滑为连续的</w:t>
      </w:r>
      <w:r>
        <w:rPr>
          <w:rFonts w:hint="eastAsia"/>
          <w:lang w:bidi="ar"/>
        </w:rPr>
        <w:t>主题权重</w:t>
      </w:r>
      <w:r>
        <w:rPr>
          <w:lang w:eastAsia="zh" w:bidi="ar"/>
        </w:rPr>
        <w:t>分布</w:t>
      </w:r>
      <w:r>
        <w:rPr>
          <w:rFonts w:hint="eastAsia"/>
          <w:lang w:eastAsia="zh" w:bidi="ar"/>
        </w:rPr>
        <w:t>（图</w:t>
      </w:r>
      <w:r>
        <w:rPr>
          <w:lang w:bidi="ar"/>
        </w:rPr>
        <w:t>3 B</w:t>
      </w:r>
      <w:r>
        <w:rPr>
          <w:rFonts w:hint="eastAsia"/>
          <w:lang w:eastAsia="zh" w:bidi="ar"/>
        </w:rPr>
        <w:t>）</w:t>
      </w:r>
      <w:r>
        <w:rPr>
          <w:lang w:eastAsia="zh" w:bidi="ar"/>
        </w:rPr>
        <w:t>，从而得到</w:t>
      </w:r>
      <w:r>
        <w:rPr>
          <w:rFonts w:hint="eastAsia"/>
          <w:lang w:eastAsia="zh" w:bidi="ar"/>
        </w:rPr>
        <w:t>连续的</w:t>
      </w:r>
      <w:r>
        <w:rPr>
          <w:lang w:eastAsia="zh" w:bidi="ar"/>
        </w:rPr>
        <w:t>主题</w:t>
      </w:r>
      <w:r>
        <w:rPr>
          <w:rFonts w:hint="eastAsia"/>
          <w:lang w:eastAsia="zh" w:bidi="ar"/>
        </w:rPr>
        <w:t>河流</w:t>
      </w:r>
      <w:r>
        <w:rPr>
          <w:lang w:eastAsia="zh" w:bidi="ar"/>
        </w:rPr>
        <w:t>，用于稳定地刻画</w:t>
      </w:r>
      <w:r>
        <w:rPr>
          <w:rFonts w:hint="eastAsia"/>
          <w:lang w:bidi="ar"/>
        </w:rPr>
        <w:t>抽象</w:t>
      </w:r>
      <w:r>
        <w:rPr>
          <w:lang w:eastAsia="zh" w:bidi="ar"/>
        </w:rPr>
        <w:t>主题在各</w:t>
      </w:r>
      <w:r>
        <w:rPr>
          <w:rFonts w:hint="eastAsia"/>
          <w:lang w:bidi="ar"/>
        </w:rPr>
        <w:t>对话</w:t>
      </w:r>
      <w:r>
        <w:rPr>
          <w:lang w:eastAsia="zh" w:bidi="ar"/>
        </w:rPr>
        <w:t>轮次的</w:t>
      </w:r>
      <w:r>
        <w:rPr>
          <w:rFonts w:hint="eastAsia"/>
          <w:lang w:eastAsia="zh" w:bidi="ar"/>
        </w:rPr>
        <w:t>演化情况（</w:t>
      </w:r>
      <w:r>
        <w:rPr>
          <w:rFonts w:hint="eastAsia"/>
          <w:b/>
          <w:lang w:bidi="ar"/>
        </w:rPr>
        <w:t>R</w:t>
      </w:r>
      <w:r>
        <w:rPr>
          <w:b/>
          <w:lang w:bidi="ar"/>
        </w:rPr>
        <w:t>1</w:t>
      </w:r>
      <w:r>
        <w:rPr>
          <w:rFonts w:hint="eastAsia"/>
          <w:lang w:eastAsia="zh" w:bidi="ar"/>
        </w:rPr>
        <w:t>）</w:t>
      </w:r>
      <w:r>
        <w:rPr>
          <w:lang w:eastAsia="zh" w:bidi="ar"/>
        </w:rPr>
        <w:t>。具体</w:t>
      </w:r>
      <w:r>
        <w:rPr>
          <w:rFonts w:hint="eastAsia"/>
          <w:lang w:bidi="ar"/>
        </w:rPr>
        <w:t>来说</w:t>
      </w:r>
      <w:r>
        <w:rPr>
          <w:lang w:eastAsia="zh" w:bidi="ar"/>
        </w:rPr>
        <w:t>，对</w:t>
      </w:r>
      <w:r>
        <w:rPr>
          <w:rFonts w:hint="eastAsia"/>
          <w:lang w:eastAsia="zh" w:bidi="ar"/>
        </w:rPr>
        <w:t>每个抽象</w:t>
      </w:r>
      <w:r>
        <w:rPr>
          <w:lang w:eastAsia="zh" w:bidi="ar"/>
        </w:rPr>
        <w:t>主题</w:t>
      </w:r>
      <w:r>
        <w:rPr>
          <w:position w:val="-6"/>
        </w:rPr>
        <w:object>
          <v:shape id="_x0000_i1026" o:spt="75" type="#_x0000_t75" style="height:12pt;width:7pt;" o:ole="t" filled="f" o:preferrelative="t" stroked="f" coordsize="21600,21600">
            <v:path/>
            <v:fill on="f" focussize="0,0"/>
            <v:stroke on="f" joinstyle="miter"/>
            <v:imagedata r:id="rId19" o:title=""/>
            <o:lock v:ext="edit" aspectratio="t"/>
            <w10:wrap type="none"/>
            <w10:anchorlock/>
          </v:shape>
          <o:OLEObject Type="Embed" ProgID="Equation.DSMT4" ShapeID="_x0000_i1026" DrawAspect="Content" ObjectID="_1468075726" r:id="rId18">
            <o:LockedField>false</o:LockedField>
          </o:OLEObject>
        </w:object>
      </w:r>
      <w:r>
        <w:rPr>
          <w:lang w:eastAsia="zh" w:bidi="ar"/>
        </w:rPr>
        <w:t>，首先汇总该抽象主题</w:t>
      </w:r>
      <w:r>
        <w:rPr>
          <w:rFonts w:hint="eastAsia"/>
          <w:lang w:bidi="ar"/>
        </w:rPr>
        <w:t>包含</w:t>
      </w:r>
      <w:r>
        <w:rPr>
          <w:lang w:eastAsia="zh" w:bidi="ar"/>
        </w:rPr>
        <w:t>的局部主题在时间轴上出现的轮次集合</w:t>
      </w:r>
      <w:r>
        <w:rPr>
          <w:rFonts w:hint="eastAsia"/>
          <w:lang w:bidi="ar"/>
        </w:rPr>
        <w:t>，然后对集合使用核密度估计，形成该抽象主题的</w:t>
      </w:r>
      <w:r>
        <w:rPr>
          <w:rFonts w:hint="eastAsia"/>
          <w:lang w:eastAsia="zh" w:bidi="ar"/>
        </w:rPr>
        <w:t>河流宽度</w:t>
      </w:r>
      <w:r>
        <w:rPr>
          <w:rFonts w:hint="eastAsia"/>
          <w:lang w:bidi="ar"/>
        </w:rPr>
        <w:t>分布</w:t>
      </w:r>
      <w:r>
        <w:rPr>
          <w:position w:val="-14"/>
        </w:rPr>
        <w:object>
          <v:shape id="_x0000_i1027" o:spt="75" type="#_x0000_t75" style="height:19pt;width:17pt;" o:ole="t" filled="f" o:preferrelative="t" stroked="f" coordsize="21600,21600">
            <v:path/>
            <v:fill on="f" focussize="0,0"/>
            <v:stroke on="f" joinstyle="miter"/>
            <v:imagedata r:id="rId21" o:title=""/>
            <o:lock v:ext="edit" aspectratio="t"/>
            <w10:wrap type="none"/>
            <w10:anchorlock/>
          </v:shape>
          <o:OLEObject Type="Embed" ProgID="Equation.DSMT4" ShapeID="_x0000_i1027" DrawAspect="Content" ObjectID="_1468075727" r:id="rId20">
            <o:LockedField>false</o:LockedField>
          </o:OLEObject>
        </w:object>
      </w:r>
      <w:r>
        <w:rPr>
          <w:lang w:eastAsia="zh" w:bidi="ar"/>
        </w:rPr>
        <w:t>。</w:t>
      </w:r>
    </w:p>
    <w:p w14:paraId="1B8DDE10">
      <w:pPr>
        <w:widowControl/>
        <w:jc w:val="left"/>
        <w:rPr>
          <w:lang w:bidi="ar"/>
        </w:rPr>
      </w:pPr>
      <w:r>
        <w:rPr>
          <w:lang w:bidi="ar"/>
        </w:rPr>
        <w:t>在每个对话轮次</w:t>
      </w:r>
      <w:r>
        <w:rPr>
          <w:position w:val="-6"/>
        </w:rPr>
        <w:object>
          <v:shape id="_x0000_i1028" o:spt="75" type="#_x0000_t75" style="height:13pt;width:7pt;" o:ole="t" filled="f" o:preferrelative="t" stroked="f" coordsize="21600,21600">
            <v:path/>
            <v:fill on="f" focussize="0,0"/>
            <v:stroke on="f" joinstyle="miter"/>
            <v:imagedata r:id="rId23" o:title=""/>
            <o:lock v:ext="edit" aspectratio="t"/>
            <w10:wrap type="none"/>
            <w10:anchorlock/>
          </v:shape>
          <o:OLEObject Type="Embed" ProgID="Equation.DSMT4" ShapeID="_x0000_i1028" DrawAspect="Content" ObjectID="_1468075728" r:id="rId22">
            <o:LockedField>false</o:LockedField>
          </o:OLEObject>
        </w:object>
      </w:r>
      <w:r>
        <w:rPr>
          <w:lang w:bidi="ar"/>
        </w:rPr>
        <w:t>，</w:t>
      </w:r>
      <w:r>
        <w:rPr>
          <w:rFonts w:hint="eastAsia"/>
          <w:lang w:bidi="ar"/>
        </w:rPr>
        <w:t>取出该轮次出现的抽象主题，并读取其在轮次</w:t>
      </w:r>
      <w:r>
        <w:rPr>
          <w:position w:val="-6"/>
        </w:rPr>
        <w:object>
          <v:shape id="_x0000_i1029" o:spt="75" type="#_x0000_t75" style="height:13pt;width:7pt;" o:ole="t" filled="f" o:preferrelative="t" stroked="f" coordsize="21600,21600">
            <v:path/>
            <v:fill on="f" focussize="0,0"/>
            <v:stroke on="f" joinstyle="miter"/>
            <v:imagedata r:id="rId25" o:title=""/>
            <o:lock v:ext="edit" aspectratio="t"/>
            <w10:wrap type="none"/>
            <w10:anchorlock/>
          </v:shape>
          <o:OLEObject Type="Embed" ProgID="Equation.DSMT4" ShapeID="_x0000_i1029" DrawAspect="Content" ObjectID="_1468075729" r:id="rId24">
            <o:LockedField>false</o:LockedField>
          </o:OLEObject>
        </w:object>
      </w:r>
      <w:r>
        <w:rPr>
          <w:rFonts w:hint="eastAsia"/>
          <w:lang w:bidi="ar"/>
        </w:rPr>
        <w:t>的主题分布</w:t>
      </w:r>
      <w:r>
        <w:rPr>
          <w:position w:val="-14"/>
        </w:rPr>
        <w:object>
          <v:shape id="_x0000_i1030" o:spt="75" type="#_x0000_t75" style="height:19pt;width:17pt;" o:ole="t" filled="f" o:preferrelative="t" stroked="f" coordsize="21600,21600">
            <v:path/>
            <v:fill on="f" focussize="0,0"/>
            <v:stroke on="f" joinstyle="miter"/>
            <v:imagedata r:id="rId27" o:title=""/>
            <o:lock v:ext="edit" aspectratio="t"/>
            <w10:wrap type="none"/>
            <w10:anchorlock/>
          </v:shape>
          <o:OLEObject Type="Embed" ProgID="Equation.DSMT4" ShapeID="_x0000_i1030" DrawAspect="Content" ObjectID="_1468075730" r:id="rId26">
            <o:LockedField>false</o:LockedField>
          </o:OLEObject>
        </w:object>
      </w:r>
      <w:r>
        <w:rPr>
          <w:lang w:bidi="ar"/>
        </w:rPr>
        <w:t>，</w:t>
      </w:r>
      <w:r>
        <w:rPr>
          <w:rFonts w:hint="eastAsia"/>
          <w:lang w:bidi="ar"/>
        </w:rPr>
        <w:t>随后</w:t>
      </w:r>
      <w:r>
        <w:rPr>
          <w:lang w:bidi="ar"/>
        </w:rPr>
        <w:t>将</w:t>
      </w:r>
      <w:r>
        <w:rPr>
          <w:rFonts w:hint="eastAsia"/>
          <w:lang w:eastAsia="zh" w:bidi="ar"/>
        </w:rPr>
        <w:t>整体轮廓宽度</w:t>
      </w:r>
      <w:r>
        <w:rPr>
          <w:position w:val="-12"/>
        </w:rPr>
        <w:object>
          <v:shape id="_x0000_i1031" o:spt="75" type="#_x0000_t75" style="height:18pt;width:14pt;" o:ole="t" filled="f" o:preferrelative="t" stroked="f" coordsize="21600,21600">
            <v:path/>
            <v:fill on="f" focussize="0,0"/>
            <v:stroke on="f" joinstyle="miter"/>
            <v:imagedata r:id="rId29" o:title=""/>
            <o:lock v:ext="edit" aspectratio="t"/>
            <w10:wrap type="none"/>
            <w10:anchorlock/>
          </v:shape>
          <o:OLEObject Type="Embed" ProgID="Equation.DSMT4" ShapeID="_x0000_i1031" DrawAspect="Content" ObjectID="_1468075731" r:id="rId28">
            <o:LockedField>false</o:LockedField>
          </o:OLEObject>
        </w:object>
      </w:r>
      <w:r>
        <w:rPr>
          <w:rFonts w:hint="eastAsia"/>
          <w:lang w:bidi="ar"/>
        </w:rPr>
        <w:t>按比例</w:t>
      </w:r>
      <w:r>
        <w:rPr>
          <w:lang w:bidi="ar"/>
        </w:rPr>
        <w:t>分配给</w:t>
      </w:r>
      <w:r>
        <w:rPr>
          <w:rFonts w:hint="eastAsia"/>
          <w:lang w:bidi="ar"/>
        </w:rPr>
        <w:t>这些抽象</w:t>
      </w:r>
      <w:r>
        <w:rPr>
          <w:lang w:bidi="ar"/>
        </w:rPr>
        <w:t>主题</w:t>
      </w:r>
      <w:r>
        <w:rPr>
          <w:rFonts w:hint="eastAsia"/>
          <w:lang w:eastAsia="zh" w:bidi="ar"/>
        </w:rPr>
        <w:t>对应的河流。</w:t>
      </w:r>
      <w:r>
        <w:rPr>
          <w:lang w:bidi="ar"/>
        </w:rPr>
        <w:t>各</w:t>
      </w:r>
      <w:r>
        <w:rPr>
          <w:rFonts w:hint="eastAsia"/>
          <w:lang w:bidi="ar"/>
        </w:rPr>
        <w:t>抽象主题的</w:t>
      </w:r>
      <w:r>
        <w:rPr>
          <w:lang w:bidi="ar"/>
        </w:rPr>
        <w:t>强度归一化为占比：</w:t>
      </w:r>
    </w:p>
    <w:p w14:paraId="2C8CC805">
      <w:pPr>
        <w:pStyle w:val="47"/>
        <w:ind w:firstLine="0"/>
        <w:jc w:val="center"/>
      </w:pPr>
      <w:r>
        <w:rPr>
          <w:position w:val="-34"/>
        </w:rPr>
        <w:object>
          <v:shape id="_x0000_i1032" o:spt="75" type="#_x0000_t75" style="height:37pt;width:60pt;" o:ole="t" filled="f" o:preferrelative="t" stroked="f" coordsize="21600,21600">
            <v:path/>
            <v:fill on="f" focussize="0,0"/>
            <v:stroke on="f" joinstyle="miter"/>
            <v:imagedata r:id="rId31" o:title=""/>
            <o:lock v:ext="edit" aspectratio="t"/>
            <w10:wrap type="none"/>
            <w10:anchorlock/>
          </v:shape>
          <o:OLEObject Type="Embed" ProgID="Equation.DSMT4" ShapeID="_x0000_i1032" DrawAspect="Content" ObjectID="_1468075732" r:id="rId30">
            <o:LockedField>false</o:LockedField>
          </o:OLEObject>
        </w:object>
      </w:r>
    </w:p>
    <w:p w14:paraId="2B281841">
      <w:pPr>
        <w:snapToGrid/>
        <w:spacing w:line="240" w:lineRule="auto"/>
        <w:ind w:firstLine="0"/>
        <w:rPr>
          <w:snapToGrid/>
          <w:spacing w:val="0"/>
        </w:rPr>
      </w:pPr>
      <w:r>
        <w:rPr>
          <w:snapToGrid/>
          <w:spacing w:val="0"/>
        </w:rPr>
        <w:t>并据此得到</w:t>
      </w:r>
      <w:r>
        <w:rPr>
          <w:rFonts w:hint="eastAsia"/>
          <w:snapToGrid/>
          <w:spacing w:val="0"/>
        </w:rPr>
        <w:t>抽象</w:t>
      </w:r>
      <w:r>
        <w:rPr>
          <w:snapToGrid/>
          <w:spacing w:val="0"/>
        </w:rPr>
        <w:t>主题在对话轮次的宽度：</w:t>
      </w:r>
    </w:p>
    <w:p w14:paraId="12D1903E">
      <w:pPr>
        <w:pStyle w:val="47"/>
        <w:ind w:firstLine="0"/>
        <w:jc w:val="center"/>
        <w:rPr>
          <w:rFonts w:ascii="方正书宋_GBK" w:hAnsi="方正书宋_GBK" w:cs="方正书宋_GBK"/>
          <w:b/>
          <w:bCs/>
          <w:lang w:bidi="ar"/>
        </w:rPr>
      </w:pPr>
      <w:r>
        <w:rPr>
          <w:position w:val="-34"/>
        </w:rPr>
        <w:object>
          <v:shape id="_x0000_i1033" o:spt="75" type="#_x0000_t75" style="height:37pt;width:121.95pt;" o:ole="t" filled="f" o:preferrelative="t" stroked="f" coordsize="21600,21600">
            <v:path/>
            <v:fill on="f" focussize="0,0"/>
            <v:stroke on="f" joinstyle="miter"/>
            <v:imagedata r:id="rId33" o:title=""/>
            <o:lock v:ext="edit" aspectratio="t"/>
            <w10:wrap type="none"/>
            <w10:anchorlock/>
          </v:shape>
          <o:OLEObject Type="Embed" ProgID="Equation.DSMT4" ShapeID="_x0000_i1033" DrawAspect="Content" ObjectID="_1468075733" r:id="rId32">
            <o:LockedField>false</o:LockedField>
          </o:OLEObject>
        </w:object>
      </w:r>
    </w:p>
    <w:p w14:paraId="0C9747AC">
      <w:pPr>
        <w:numPr>
          <w:ilvl w:val="0"/>
          <w:numId w:val="3"/>
        </w:numPr>
        <w:ind w:firstLine="0"/>
        <w:rPr>
          <w:rFonts w:ascii="方正书宋_GBK" w:hAnsi="方正书宋_GBK" w:cs="方正书宋_GBK"/>
          <w:b/>
          <w:bCs/>
          <w:lang w:bidi="ar"/>
        </w:rPr>
      </w:pPr>
      <w:r>
        <w:rPr>
          <w:rFonts w:hint="eastAsia" w:ascii="方正书宋_GBK" w:hAnsi="方正书宋_GBK" w:cs="方正书宋_GBK"/>
          <w:b/>
          <w:bCs/>
          <w:lang w:bidi="ar"/>
        </w:rPr>
        <w:t>主题</w:t>
      </w:r>
      <w:r>
        <w:rPr>
          <w:rFonts w:ascii="方正书宋_GBK" w:hAnsi="方正书宋_GBK" w:cs="方正书宋_GBK"/>
          <w:b/>
          <w:bCs/>
          <w:lang w:eastAsia="zh" w:bidi="ar"/>
        </w:rPr>
        <w:t>河流</w:t>
      </w:r>
      <w:r>
        <w:rPr>
          <w:rFonts w:hint="eastAsia" w:ascii="方正书宋_GBK" w:hAnsi="方正书宋_GBK" w:cs="方正书宋_GBK"/>
          <w:b/>
          <w:bCs/>
          <w:lang w:bidi="ar"/>
        </w:rPr>
        <w:t>和对话线</w:t>
      </w:r>
      <w:r>
        <w:rPr>
          <w:rFonts w:ascii="方正书宋_GBK" w:hAnsi="方正书宋_GBK" w:cs="方正书宋_GBK"/>
          <w:b/>
          <w:bCs/>
          <w:lang w:eastAsia="zh" w:bidi="ar"/>
        </w:rPr>
        <w:t>协同优化排布</w:t>
      </w:r>
    </w:p>
    <w:p w14:paraId="22A5429A">
      <w:pPr>
        <w:widowControl/>
        <w:jc w:val="left"/>
        <w:rPr>
          <w:lang w:bidi="ar"/>
        </w:rPr>
      </w:pPr>
      <w:r>
        <w:rPr>
          <w:rFonts w:hint="eastAsia"/>
          <w:lang w:bidi="ar"/>
        </w:rPr>
        <w:t>在主题演化视图中，每一轮对话需要同时呈现多个主题河流及每个发言人代表的对话线。可视化整体采用水平中心对称排布。将同一发言人提出的所有局部主题按时间顺序连接，并使用一致的颜色编码，从而形成该发言人的对话线，用于展示其发言在主题河流中的演化路径（</w:t>
      </w:r>
      <w:r>
        <w:rPr>
          <w:rFonts w:hint="eastAsia"/>
          <w:b/>
          <w:lang w:bidi="ar"/>
        </w:rPr>
        <w:t>R</w:t>
      </w:r>
      <w:r>
        <w:rPr>
          <w:b/>
          <w:lang w:bidi="ar"/>
        </w:rPr>
        <w:t>2</w:t>
      </w:r>
      <w:r>
        <w:rPr>
          <w:rFonts w:hint="eastAsia"/>
          <w:lang w:bidi="ar"/>
        </w:rPr>
        <w:t>）。</w:t>
      </w:r>
    </w:p>
    <w:p w14:paraId="38F8D71D">
      <w:pPr>
        <w:widowControl/>
        <w:jc w:val="left"/>
        <w:rPr>
          <w:lang w:bidi="ar"/>
        </w:rPr>
      </w:pPr>
      <w:r>
        <w:rPr>
          <w:lang w:bidi="ar"/>
        </w:rPr>
        <w:t>该场景面临着不同于既有主题河流布局方法的挑战。若采用全局固定顺序对抽象主题河流进行排布，其横向位置会随不同对话轮次中主题权重的变化而产生漂移，从而削弱用户对同一抽象主题连续形态与边界的追踪能力</w:t>
      </w:r>
      <w:r>
        <w:rPr>
          <w:rFonts w:hint="eastAsia"/>
          <w:lang w:bidi="ar"/>
        </w:rPr>
        <w:t>（图</w:t>
      </w:r>
      <w:r>
        <w:rPr>
          <w:lang w:bidi="ar"/>
        </w:rPr>
        <w:t>3 D</w:t>
      </w:r>
      <w:r>
        <w:rPr>
          <w:rFonts w:hint="eastAsia"/>
          <w:lang w:bidi="ar"/>
        </w:rPr>
        <w:t>）</w:t>
      </w:r>
      <w:r>
        <w:rPr>
          <w:lang w:bidi="ar"/>
        </w:rPr>
        <w:t>。此外，对话线在抽象主题河流内部的横向位置缺乏约束，容易在相邻对话轮次之间产生较大摆动，进而增加视觉杂乱并降低对话线的可读性。因此，有必要设计一种联合优化策略，在抑制主题河流漂移的同时减少对话线摆动，以提升主题演化视图的整体可读性。TopicTrace的布局优化问题描述如下：</w:t>
      </w:r>
    </w:p>
    <w:p w14:paraId="3D614878">
      <w:pPr>
        <w:widowControl/>
        <w:jc w:val="left"/>
      </w:pPr>
      <w:r>
        <w:rPr>
          <w:rFonts w:hint="eastAsia"/>
          <w:lang w:eastAsia="zh"/>
        </w:rPr>
        <w:t>定义在对话轮次</w:t>
      </w:r>
      <w:r>
        <w:rPr>
          <w:position w:val="-6"/>
        </w:rPr>
        <w:object>
          <v:shape id="_x0000_i1034" o:spt="75" type="#_x0000_t75" style="height:13pt;width:7pt;" o:ole="t" filled="f" o:preferrelative="t" stroked="f" coordsize="21600,21600">
            <v:path/>
            <v:fill on="f" focussize="0,0"/>
            <v:stroke on="f" joinstyle="miter"/>
            <v:imagedata r:id="rId35" o:title=""/>
            <o:lock v:ext="edit" aspectratio="t"/>
            <w10:wrap type="none"/>
            <w10:anchorlock/>
          </v:shape>
          <o:OLEObject Type="Embed" ProgID="Equation.DSMT4" ShapeID="_x0000_i1034" DrawAspect="Content" ObjectID="_1468075734" r:id="rId34">
            <o:LockedField>false</o:LockedField>
          </o:OLEObject>
        </w:object>
      </w:r>
      <w:r>
        <w:rPr>
          <w:rFonts w:hint="eastAsia"/>
          <w:lang w:eastAsia="zh"/>
        </w:rPr>
        <w:t>中出现的</w:t>
      </w:r>
      <w:r>
        <w:rPr>
          <w:rFonts w:hint="eastAsia"/>
        </w:rPr>
        <w:t>抽象</w:t>
      </w:r>
      <w:r>
        <w:rPr>
          <w:rFonts w:hint="eastAsia"/>
          <w:lang w:eastAsia="zh"/>
        </w:rPr>
        <w:t>主题集合为</w:t>
      </w:r>
      <w:r>
        <w:rPr>
          <w:position w:val="-12"/>
        </w:rPr>
        <w:object>
          <v:shape id="_x0000_i1035" o:spt="75" type="#_x0000_t75" style="height:18pt;width:12pt;" o:ole="t" filled="f" o:preferrelative="t" stroked="f" coordsize="21600,21600">
            <v:path/>
            <v:fill on="f" focussize="0,0"/>
            <v:stroke on="f" joinstyle="miter"/>
            <v:imagedata r:id="rId37" o:title=""/>
            <o:lock v:ext="edit" aspectratio="t"/>
            <w10:wrap type="none"/>
            <w10:anchorlock/>
          </v:shape>
          <o:OLEObject Type="Embed" ProgID="Equation.DSMT4" ShapeID="_x0000_i1035" DrawAspect="Content" ObjectID="_1468075735" r:id="rId36">
            <o:LockedField>false</o:LockedField>
          </o:OLEObject>
        </w:object>
      </w:r>
      <w:r>
        <w:rPr>
          <w:rFonts w:hint="eastAsia"/>
          <w:lang w:eastAsia="zh"/>
        </w:rPr>
        <w:t>，</w:t>
      </w:r>
      <w:r>
        <w:rPr>
          <w:rFonts w:hint="eastAsia"/>
        </w:rPr>
        <w:t>轮次</w:t>
      </w:r>
      <w:r>
        <w:rPr>
          <w:position w:val="-6"/>
        </w:rPr>
        <w:object>
          <v:shape id="_x0000_i1036" o:spt="75" type="#_x0000_t75" style="height:13pt;width:7pt;" o:ole="t" filled="f" o:preferrelative="t" stroked="f" coordsize="21600,21600">
            <v:path/>
            <v:fill on="f" focussize="0,0"/>
            <v:stroke on="f" joinstyle="miter"/>
            <v:imagedata r:id="rId39" o:title=""/>
            <o:lock v:ext="edit" aspectratio="t"/>
            <w10:wrap type="none"/>
            <w10:anchorlock/>
          </v:shape>
          <o:OLEObject Type="Embed" ProgID="Equation.DSMT4" ShapeID="_x0000_i1036" DrawAspect="Content" ObjectID="_1468075736" r:id="rId38">
            <o:LockedField>false</o:LockedField>
          </o:OLEObject>
        </w:object>
      </w:r>
      <w:r>
        <w:rPr>
          <w:rFonts w:hint="eastAsia"/>
        </w:rPr>
        <w:t>的</w:t>
      </w:r>
      <w:r>
        <w:rPr>
          <w:rFonts w:hint="eastAsia"/>
          <w:lang w:eastAsia="zh"/>
        </w:rPr>
        <w:t>轮廓宽度为</w:t>
      </w:r>
      <w:r>
        <w:rPr>
          <w:position w:val="-12"/>
        </w:rPr>
        <w:object>
          <v:shape id="_x0000_i1037" o:spt="75" type="#_x0000_t75" style="height:18pt;width:14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rFonts w:hint="eastAsia"/>
          <w:lang w:eastAsia="zh"/>
        </w:rPr>
        <w:t>，</w:t>
      </w:r>
      <w:r>
        <w:rPr>
          <w:rFonts w:hint="eastAsia"/>
        </w:rPr>
        <w:t>该轮次河流</w:t>
      </w:r>
      <w:r>
        <w:rPr>
          <w:rFonts w:hint="eastAsia"/>
          <w:lang w:eastAsia="zh"/>
        </w:rPr>
        <w:t>宽度</w:t>
      </w:r>
      <w:r>
        <w:rPr>
          <w:rFonts w:hint="eastAsia"/>
        </w:rPr>
        <w:t>的</w:t>
      </w:r>
      <w:r>
        <w:rPr>
          <w:rFonts w:hint="eastAsia"/>
          <w:lang w:eastAsia="zh"/>
        </w:rPr>
        <w:t>可用区间</w:t>
      </w:r>
      <w:r>
        <w:rPr>
          <w:position w:val="-14"/>
        </w:rPr>
        <w:object>
          <v:shape id="_x0000_i1038" o:spt="75" type="#_x0000_t75" style="height:20pt;width:39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rPr>
          <w:lang w:eastAsia="zh"/>
        </w:rPr>
        <w:t>。</w:t>
      </w:r>
      <w:r>
        <w:rPr>
          <w:rFonts w:hint="eastAsia"/>
          <w:lang w:eastAsia="zh"/>
        </w:rPr>
        <w:t>对</w:t>
      </w:r>
      <w:r>
        <w:rPr>
          <w:rFonts w:hint="eastAsia"/>
        </w:rPr>
        <w:t>任一</w:t>
      </w:r>
      <w:r>
        <w:rPr>
          <w:rFonts w:hint="eastAsia"/>
          <w:lang w:eastAsia="zh"/>
        </w:rPr>
        <w:t>抽象主题</w:t>
      </w:r>
      <w:r>
        <w:rPr>
          <w:position w:val="-6"/>
        </w:rPr>
        <w:object>
          <v:shape id="_x0000_i1039" o:spt="75" type="#_x0000_t75" style="height:12pt;width:7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rPr>
          <w:rFonts w:hint="eastAsia"/>
          <w:lang w:eastAsia="zh"/>
        </w:rPr>
        <w:t>∈</w:t>
      </w:r>
      <w:r>
        <w:rPr>
          <w:position w:val="-12"/>
        </w:rPr>
        <w:object>
          <v:shape id="_x0000_i1040" o:spt="75" type="#_x0000_t75" style="height:18pt;width:12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rFonts w:hint="eastAsia"/>
          <w:lang w:eastAsia="zh"/>
        </w:rPr>
        <w:t>，</w:t>
      </w:r>
      <w:r>
        <w:rPr>
          <w:rFonts w:hint="eastAsia"/>
        </w:rPr>
        <w:t>其在</w:t>
      </w:r>
      <w:r>
        <w:rPr>
          <w:rFonts w:hint="eastAsia"/>
          <w:lang w:eastAsia="zh"/>
        </w:rPr>
        <w:t>轮次</w:t>
      </w:r>
      <w:r>
        <w:rPr>
          <w:position w:val="-6"/>
        </w:rPr>
        <w:object>
          <v:shape id="_x0000_i1041" o:spt="75" type="#_x0000_t75" style="height:13pt;width:7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lang w:eastAsia="zh"/>
        </w:rPr>
        <w:t>的目标宽度为</w:t>
      </w:r>
      <w:r>
        <w:rPr>
          <w:position w:val="-14"/>
        </w:rPr>
        <w:object>
          <v:shape id="_x0000_i1042" o:spt="75" type="#_x0000_t75" style="height:19pt;width:19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lang w:eastAsia="zh"/>
        </w:rPr>
        <w:t>。为每个</w:t>
      </w:r>
      <w:r>
        <w:rPr>
          <w:rFonts w:hint="eastAsia"/>
        </w:rPr>
        <w:t>抽象主题</w:t>
      </w:r>
      <w:r>
        <w:rPr>
          <w:position w:val="-6"/>
        </w:rPr>
        <w:object>
          <v:shape id="_x0000_i1043" o:spt="75" type="#_x0000_t75" style="height:12pt;width:7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lang w:eastAsia="zh"/>
        </w:rPr>
        <w:t>在轮次</w:t>
      </w:r>
      <w:r>
        <w:rPr>
          <w:position w:val="-6"/>
        </w:rPr>
        <w:object>
          <v:shape id="_x0000_i1044" o:spt="75" type="#_x0000_t75" style="height:13pt;width:7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rPr>
        <w:t>分配具体的水平位置</w:t>
      </w:r>
      <w:r>
        <w:rPr>
          <w:rFonts w:hint="eastAsia"/>
          <w:lang w:eastAsia="zh"/>
        </w:rPr>
        <w:t>的</w:t>
      </w:r>
      <w:r>
        <w:rPr>
          <w:position w:val="-16"/>
        </w:rPr>
        <w:object>
          <v:shape id="_x0000_i1045" o:spt="75" type="#_x0000_t75" style="height:22pt;width:41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rPr>
        <w:t>，使得同一对话轮次内抽象主题互不重叠</w:t>
      </w:r>
      <w:r>
        <w:rPr>
          <w:lang w:eastAsia="zh"/>
        </w:rPr>
        <w:t>。</w:t>
      </w:r>
      <w:r>
        <w:rPr>
          <w:rFonts w:hint="eastAsia"/>
        </w:rPr>
        <w:t>随后为轮次</w:t>
      </w:r>
      <w:r>
        <w:rPr>
          <w:position w:val="-6"/>
        </w:rPr>
        <w:object>
          <v:shape id="_x0000_i1046" o:spt="75" type="#_x0000_t75" style="height:13pt;width:7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rPr>
        <w:t>内的</w:t>
      </w:r>
      <w:r>
        <w:rPr>
          <w:rFonts w:hint="eastAsia"/>
          <w:lang w:eastAsia="zh"/>
        </w:rPr>
        <w:t>局部</w:t>
      </w:r>
      <w:r>
        <w:rPr>
          <w:rFonts w:hint="eastAsia"/>
        </w:rPr>
        <w:t>主题集合</w:t>
      </w:r>
      <w:r>
        <w:rPr>
          <w:position w:val="-12"/>
        </w:rPr>
        <w:object>
          <v:shape id="_x0000_i1047" o:spt="75" type="#_x0000_t75" style="height:18pt;width:12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r>
        <w:rPr>
          <w:rFonts w:hint="eastAsia"/>
        </w:rPr>
        <w:t>计算其水平位置</w:t>
      </w:r>
      <w:r>
        <w:rPr>
          <w:position w:val="-14"/>
        </w:rPr>
        <w:object>
          <v:shape id="_x0000_i1048" o:spt="75" type="#_x0000_t75" style="height:19pt;width:19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rFonts w:hAnsi="Cambria Math"/>
          <w:lang w:eastAsia="zh"/>
        </w:rPr>
        <w:t>。</w:t>
      </w:r>
    </w:p>
    <w:p w14:paraId="5825E5FB">
      <w:pPr>
        <w:widowControl/>
        <w:jc w:val="left"/>
        <w:rPr>
          <w:lang w:bidi="ar"/>
        </w:rPr>
      </w:pPr>
      <w:r>
        <w:rPr>
          <w:rFonts w:hint="eastAsia"/>
          <w:lang w:eastAsia="zh" w:bidi="ar"/>
        </w:rPr>
        <w:t>目标函数考虑每个对话</w:t>
      </w:r>
      <w:r>
        <w:rPr>
          <w:rFonts w:hint="eastAsia"/>
          <w:lang w:bidi="ar"/>
        </w:rPr>
        <w:t>轮次</w:t>
      </w:r>
      <w:r>
        <w:rPr>
          <w:position w:val="-6"/>
        </w:rPr>
        <w:object>
          <v:shape id="_x0000_i1049" o:spt="75" type="#_x0000_t75" style="height:13pt;width:7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lang w:bidi="ar"/>
        </w:rPr>
        <w:t>内</w:t>
      </w:r>
      <w:r>
        <w:rPr>
          <w:rFonts w:hint="eastAsia"/>
          <w:lang w:eastAsia="zh" w:bidi="ar"/>
        </w:rPr>
        <w:t>（1）抽象</w:t>
      </w:r>
      <w:r>
        <w:rPr>
          <w:rFonts w:hint="eastAsia"/>
          <w:lang w:bidi="ar"/>
        </w:rPr>
        <w:t>主题的左右顺序</w:t>
      </w:r>
      <w:r>
        <w:rPr>
          <w:rFonts w:hint="eastAsia"/>
          <w:lang w:eastAsia="zh" w:bidi="ar"/>
        </w:rPr>
        <w:t>，（2）</w:t>
      </w:r>
      <w:r>
        <w:rPr>
          <w:rFonts w:hint="eastAsia"/>
          <w:lang w:bidi="ar"/>
        </w:rPr>
        <w:t>其在可用区间内的水平位置，</w:t>
      </w:r>
      <w:r>
        <w:rPr>
          <w:rFonts w:hint="eastAsia"/>
          <w:lang w:eastAsia="zh" w:bidi="ar"/>
        </w:rPr>
        <w:t>以及（3）</w:t>
      </w:r>
      <w:r>
        <w:rPr>
          <w:rFonts w:hint="eastAsia"/>
          <w:lang w:bidi="ar"/>
        </w:rPr>
        <w:t>局部主题的位置：</w:t>
      </w:r>
    </w:p>
    <w:p w14:paraId="40F4A57A">
      <w:pPr>
        <w:pStyle w:val="47"/>
        <w:ind w:firstLine="0"/>
        <w:jc w:val="center"/>
        <w:rPr>
          <w:lang w:bidi="ar"/>
        </w:rPr>
      </w:pPr>
      <w:r>
        <w:rPr>
          <w:position w:val="-12"/>
        </w:rPr>
        <w:object>
          <v:shape id="_x0000_i1050" o:spt="75" type="#_x0000_t75" style="height:18pt;width:114.95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p>
    <w:p w14:paraId="047D0441">
      <w:pPr>
        <w:snapToGrid/>
        <w:spacing w:line="240" w:lineRule="auto"/>
        <w:ind w:firstLine="0"/>
        <w:rPr>
          <w:snapToGrid/>
          <w:spacing w:val="0"/>
        </w:rPr>
      </w:pPr>
      <w:r>
        <w:rPr>
          <w:snapToGrid/>
          <w:spacing w:val="0"/>
        </w:rPr>
        <w:t>其中：</w:t>
      </w:r>
    </w:p>
    <w:p w14:paraId="4B18D74D">
      <w:pPr>
        <w:widowControl/>
        <w:ind w:firstLine="0"/>
        <w:jc w:val="left"/>
        <w:rPr>
          <w:b/>
          <w:lang w:bidi="ar"/>
        </w:rPr>
      </w:pPr>
      <w:r>
        <w:rPr>
          <w:position w:val="-12"/>
        </w:rPr>
        <w:object>
          <v:shape id="_x0000_i1051" o:spt="75" type="#_x0000_t75" style="height:18pt;width:15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rPr>
          <w:rFonts w:hint="eastAsia"/>
          <w:b/>
          <w:lang w:bidi="ar"/>
        </w:rPr>
        <w:t>：</w:t>
      </w:r>
      <w:r>
        <w:rPr>
          <w:b/>
          <w:lang w:val="en" w:bidi="ar"/>
        </w:rPr>
        <w:t>河流垂直奖励</w:t>
      </w:r>
    </w:p>
    <w:p w14:paraId="13088CD4">
      <w:pPr>
        <w:widowControl/>
        <w:jc w:val="left"/>
        <w:rPr>
          <w:lang w:bidi="ar"/>
        </w:rPr>
      </w:pPr>
      <w:r>
        <w:rPr>
          <w:lang w:bidi="ar"/>
        </w:rPr>
        <w:t>该项鼓励</w:t>
      </w:r>
      <w:r>
        <w:rPr>
          <w:rFonts w:hint="eastAsia"/>
          <w:lang w:eastAsia="zh" w:bidi="ar"/>
        </w:rPr>
        <w:t>抽象</w:t>
      </w:r>
      <w:r>
        <w:rPr>
          <w:lang w:bidi="ar"/>
        </w:rPr>
        <w:t>主题</w:t>
      </w:r>
      <w:r>
        <w:rPr>
          <w:position w:val="-6"/>
        </w:rPr>
        <w:object>
          <v:shape id="_x0000_i1052" o:spt="75" type="#_x0000_t75" style="height:12pt;width:7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r>
        <w:rPr>
          <w:rFonts w:hint="eastAsia"/>
          <w:lang w:bidi="ar"/>
        </w:rPr>
        <w:t>在相邻轮次占据相近的水平区域</w:t>
      </w:r>
      <w:r>
        <w:rPr>
          <w:rFonts w:hint="eastAsia"/>
          <w:lang w:eastAsia="zh" w:bidi="ar"/>
        </w:rPr>
        <w:t>，</w:t>
      </w:r>
      <w:r>
        <w:rPr>
          <w:lang w:val="en" w:eastAsia="zh" w:bidi="ar"/>
        </w:rPr>
        <w:t>即奖励同一条河流在纵向上垂直，</w:t>
      </w:r>
      <w:r>
        <w:rPr>
          <w:rFonts w:hint="eastAsia"/>
          <w:lang w:eastAsia="zh" w:bidi="ar"/>
        </w:rPr>
        <w:t>抑制河流横向漂移</w:t>
      </w:r>
      <w:r>
        <w:rPr>
          <w:rFonts w:hint="eastAsia"/>
          <w:lang w:bidi="ar"/>
        </w:rPr>
        <w:t>。给定两个区间[a,b]与[c,d]</w:t>
      </w:r>
      <w:r>
        <w:rPr>
          <w:lang w:eastAsia="zh" w:bidi="ar"/>
        </w:rPr>
        <w:t>。</w:t>
      </w:r>
      <w:r>
        <w:rPr>
          <w:rFonts w:hint="eastAsia"/>
          <w:lang w:bidi="ar"/>
        </w:rPr>
        <w:t>其区间重叠长度为：</w:t>
      </w:r>
    </w:p>
    <w:p w14:paraId="4A0F4B0D">
      <w:pPr>
        <w:pStyle w:val="47"/>
        <w:ind w:firstLine="0"/>
        <w:jc w:val="center"/>
        <w:rPr>
          <w:lang w:bidi="ar"/>
        </w:rPr>
      </w:pPr>
      <w:r>
        <w:rPr>
          <w:position w:val="-18"/>
        </w:rPr>
        <w:object>
          <v:shape id="_x0000_i1053" o:spt="75" type="#_x0000_t75" style="height:24pt;width:222.95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p>
    <w:p w14:paraId="47BF07BD">
      <w:pPr>
        <w:widowControl/>
        <w:ind w:firstLine="0"/>
        <w:jc w:val="left"/>
        <w:rPr>
          <w:lang w:eastAsia="zh" w:bidi="ar"/>
        </w:rPr>
      </w:pPr>
      <w:r>
        <w:rPr>
          <w:rFonts w:hint="eastAsia"/>
          <w:lang w:bidi="ar"/>
        </w:rPr>
        <w:t>则</w:t>
      </w:r>
    </w:p>
    <w:p w14:paraId="0698CB95">
      <w:pPr>
        <w:pStyle w:val="47"/>
        <w:ind w:firstLine="0"/>
        <w:jc w:val="center"/>
        <w:rPr>
          <w:lang w:eastAsia="zh"/>
        </w:rPr>
      </w:pPr>
      <w:r>
        <w:rPr>
          <w:position w:val="-32"/>
        </w:rPr>
        <w:object>
          <v:shape id="_x0000_i1054" o:spt="75" type="#_x0000_t75" style="height:31pt;width:172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p>
    <w:p w14:paraId="2EC6D884">
      <w:pPr>
        <w:widowControl/>
        <w:ind w:firstLine="0"/>
        <w:jc w:val="left"/>
        <w:rPr>
          <w:lang w:eastAsia="zh" w:bidi="ar"/>
        </w:rPr>
      </w:pPr>
      <w:r>
        <w:rPr>
          <w:lang w:eastAsia="zh" w:bidi="ar"/>
        </w:rPr>
        <w:t>表示相邻两轮中共同出现的抽象主题，其水平区间重叠长度的总和。</w:t>
      </w:r>
    </w:p>
    <w:p w14:paraId="1D6CFB13">
      <w:pPr>
        <w:snapToGrid/>
        <w:spacing w:line="240" w:lineRule="auto"/>
        <w:ind w:firstLine="0"/>
        <w:jc w:val="left"/>
        <w:rPr>
          <w:b/>
          <w:bCs/>
          <w:snapToGrid/>
          <w:spacing w:val="0"/>
        </w:rPr>
      </w:pPr>
      <w:r>
        <w:rPr>
          <w:position w:val="-12"/>
        </w:rPr>
        <w:object>
          <v:shape id="_x0000_i1055" o:spt="75" type="#_x0000_t75" style="height:18pt;width:15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rPr>
          <w:rFonts w:hint="eastAsia"/>
          <w:b/>
          <w:bCs/>
          <w:snapToGrid/>
          <w:spacing w:val="0"/>
        </w:rPr>
        <w:t>：</w:t>
      </w:r>
      <w:r>
        <w:rPr>
          <w:b/>
          <w:bCs/>
          <w:snapToGrid/>
          <w:spacing w:val="0"/>
          <w:lang w:val="en"/>
        </w:rPr>
        <w:t>对话线偏移惩罚</w:t>
      </w:r>
    </w:p>
    <w:p w14:paraId="78E8C770">
      <w:pPr>
        <w:widowControl/>
        <w:rPr>
          <w:snapToGrid/>
          <w:spacing w:val="0"/>
        </w:rPr>
      </w:pPr>
      <w:r>
        <w:rPr>
          <w:rFonts w:hint="eastAsia"/>
          <w:snapToGrid/>
          <w:spacing w:val="0"/>
          <w:lang w:eastAsia="zh"/>
        </w:rPr>
        <w:t>该项鼓励对话线尽可能竖直，减少轨迹摆动。</w:t>
      </w:r>
      <w:r>
        <w:rPr>
          <w:rFonts w:hint="eastAsia"/>
          <w:snapToGrid/>
          <w:spacing w:val="0"/>
        </w:rPr>
        <w:t>在对话轮次</w:t>
      </w:r>
      <w:r>
        <w:rPr>
          <w:position w:val="-6"/>
        </w:rPr>
        <w:object>
          <v:shape id="_x0000_i1056" o:spt="75" type="#_x0000_t75" style="height:13pt;width:7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hint="eastAsia"/>
          <w:snapToGrid/>
          <w:spacing w:val="0"/>
        </w:rPr>
        <w:t>中，</w:t>
      </w:r>
      <w:r>
        <w:rPr>
          <w:rFonts w:hint="eastAsia"/>
          <w:snapToGrid/>
          <w:spacing w:val="0"/>
          <w:lang w:eastAsia="zh"/>
        </w:rPr>
        <w:t>局部</w:t>
      </w:r>
      <w:r>
        <w:rPr>
          <w:rFonts w:hint="eastAsia"/>
          <w:snapToGrid/>
          <w:spacing w:val="0"/>
        </w:rPr>
        <w:t>主题</w:t>
      </w:r>
      <w:r>
        <w:rPr>
          <w:position w:val="-10"/>
        </w:rPr>
        <w:object>
          <v:shape id="_x0000_i1057" o:spt="75" type="#_x0000_t75" style="height:13pt;width:12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hint="eastAsia"/>
          <w:snapToGrid/>
          <w:spacing w:val="0"/>
        </w:rPr>
        <w:t>∈</w:t>
      </w:r>
      <w:r>
        <w:rPr>
          <w:position w:val="-12"/>
        </w:rPr>
        <w:object>
          <v:shape id="_x0000_i1058" o:spt="75" type="#_x0000_t75" style="height:18pt;width:12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int="eastAsia"/>
          <w:snapToGrid/>
          <w:spacing w:val="0"/>
        </w:rPr>
        <w:t>，记其发言人为</w:t>
      </w:r>
      <w:r>
        <w:rPr>
          <w:position w:val="-14"/>
        </w:rPr>
        <w:object>
          <v:shape id="_x0000_i1059" o:spt="75" type="#_x0000_t75" style="height:20pt;width:31pt;" o:ole="t" filled="f" o:preferrelative="t" stroked="f" coordsize="21600,21600">
            <v:path/>
            <v:fill on="f" focussize="0,0"/>
            <v:stroke on="f" joinstyle="miter"/>
            <v:imagedata r:id="rId85" o:title=""/>
            <o:lock v:ext="edit" aspectratio="t"/>
            <w10:wrap type="none"/>
            <w10:anchorlock/>
          </v:shape>
          <o:OLEObject Type="Embed" ProgID="Equation.DSMT4" ShapeID="_x0000_i1059" DrawAspect="Content" ObjectID="_1468075759" r:id="rId84">
            <o:LockedField>false</o:LockedField>
          </o:OLEObject>
        </w:object>
      </w:r>
      <w:r>
        <w:rPr>
          <w:rFonts w:hint="eastAsia"/>
          <w:snapToGrid/>
          <w:spacing w:val="0"/>
        </w:rPr>
        <w:t>，并找到该发言人上一次出现的局部主题点的位置作为参考位置</w:t>
      </w:r>
      <w:r>
        <w:rPr>
          <w:position w:val="-16"/>
        </w:rPr>
        <w:object>
          <v:shape id="_x0000_i1060" o:spt="75" type="#_x0000_t75" style="height:20pt;width:26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r>
        <w:rPr>
          <w:rFonts w:hint="eastAsia"/>
          <w:snapToGrid/>
          <w:spacing w:val="0"/>
        </w:rPr>
        <w:t>，在满足局部主题位于其所属抽象主题河流内部的前提下，</w:t>
      </w:r>
      <w:r>
        <w:rPr>
          <w:position w:val="-12"/>
        </w:rPr>
        <w:object>
          <v:shape id="_x0000_i1061" o:spt="75" type="#_x0000_t75" style="height:18pt;width:14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r>
        <w:rPr>
          <w:rFonts w:hint="eastAsia"/>
          <w:snapToGrid/>
          <w:spacing w:val="0"/>
        </w:rPr>
        <w:t>衡量局部主题位置</w:t>
      </w:r>
      <w:r>
        <w:rPr>
          <w:position w:val="-14"/>
        </w:rPr>
        <w:object>
          <v:shape id="_x0000_i1062" o:spt="75" type="#_x0000_t75" style="height:19pt;width:19pt;" o:ole="t" filled="f" o:preferrelative="t" stroked="f" coordsize="21600,21600">
            <v:path/>
            <v:fill on="f" focussize="0,0"/>
            <v:stroke on="f" joinstyle="miter"/>
            <v:imagedata r:id="rId91" o:title=""/>
            <o:lock v:ext="edit" aspectratio="t"/>
            <w10:wrap type="none"/>
            <w10:anchorlock/>
          </v:shape>
          <o:OLEObject Type="Embed" ProgID="Equation.DSMT4" ShapeID="_x0000_i1062" DrawAspect="Content" ObjectID="_1468075762" r:id="rId90">
            <o:LockedField>false</o:LockedField>
          </o:OLEObject>
        </w:object>
      </w:r>
      <w:r>
        <w:rPr>
          <w:rFonts w:hint="eastAsia" w:hAnsi="Cambria Math"/>
          <w:snapToGrid/>
          <w:spacing w:val="0"/>
        </w:rPr>
        <w:t>在本轮次中</w:t>
      </w:r>
      <w:r>
        <w:rPr>
          <w:rFonts w:hint="eastAsia"/>
          <w:snapToGrid/>
          <w:spacing w:val="0"/>
        </w:rPr>
        <w:t>相对参考位置</w:t>
      </w:r>
      <w:r>
        <w:rPr>
          <w:position w:val="-16"/>
        </w:rPr>
        <w:object>
          <v:shape id="_x0000_i1063" o:spt="75" type="#_x0000_t75" style="height:20pt;width:26pt;" o:ole="t" filled="f" o:preferrelative="t" stroked="f" coordsize="21600,21600">
            <v:path/>
            <v:fill on="f" focussize="0,0"/>
            <v:stroke on="f" joinstyle="miter"/>
            <v:imagedata r:id="rId93" o:title=""/>
            <o:lock v:ext="edit" aspectratio="t"/>
            <w10:wrap type="none"/>
            <w10:anchorlock/>
          </v:shape>
          <o:OLEObject Type="Embed" ProgID="Equation.DSMT4" ShapeID="_x0000_i1063" DrawAspect="Content" ObjectID="_1468075763" r:id="rId92">
            <o:LockedField>false</o:LockedField>
          </o:OLEObject>
        </w:object>
      </w:r>
      <w:r>
        <w:rPr>
          <w:rFonts w:hint="eastAsia"/>
          <w:snapToGrid/>
          <w:spacing w:val="0"/>
        </w:rPr>
        <w:t>的偏移：</w:t>
      </w:r>
    </w:p>
    <w:p w14:paraId="15381517">
      <w:pPr>
        <w:pStyle w:val="47"/>
        <w:ind w:firstLine="0"/>
        <w:jc w:val="center"/>
        <w:rPr>
          <w:rFonts w:hAnsi="Cambria Math"/>
          <w:lang w:eastAsia="zh"/>
        </w:rPr>
      </w:pPr>
      <w:r>
        <w:rPr>
          <w:position w:val="-32"/>
        </w:rPr>
        <w:object>
          <v:shape id="_x0000_i1064" o:spt="75" type="#_x0000_t75" style="height:31pt;width:97.05pt;" o:ole="t" filled="f" o:preferrelative="t" stroked="f" coordsize="21600,21600">
            <v:path/>
            <v:fill on="f" focussize="0,0"/>
            <v:stroke on="f" joinstyle="miter"/>
            <v:imagedata r:id="rId95" o:title=""/>
            <o:lock v:ext="edit" aspectratio="t"/>
            <w10:wrap type="none"/>
            <w10:anchorlock/>
          </v:shape>
          <o:OLEObject Type="Embed" ProgID="Equation.DSMT4" ShapeID="_x0000_i1064" DrawAspect="Content" ObjectID="_1468075764" r:id="rId94">
            <o:LockedField>false</o:LockedField>
          </o:OLEObject>
        </w:object>
      </w:r>
    </w:p>
    <w:p w14:paraId="238DE182">
      <w:pPr>
        <w:widowControl/>
        <w:ind w:firstLine="0"/>
        <w:jc w:val="left"/>
        <w:rPr>
          <w:rFonts w:hAnsi="Cambria Math" w:eastAsia="宋体"/>
          <w:lang w:bidi="ar"/>
        </w:rPr>
      </w:pPr>
      <w:r>
        <w:rPr>
          <w:position w:val="-12"/>
        </w:rPr>
        <w:object>
          <v:shape id="_x0000_i1065" o:spt="75" type="#_x0000_t75" style="height:18pt;width:13pt;" o:ole="t" filled="f" o:preferrelative="t" stroked="f" coordsize="21600,21600">
            <v:path/>
            <v:fill on="f" focussize="0,0"/>
            <v:stroke on="f" joinstyle="miter"/>
            <v:imagedata r:id="rId97" o:title=""/>
            <o:lock v:ext="edit" aspectratio="t"/>
            <w10:wrap type="none"/>
            <w10:anchorlock/>
          </v:shape>
          <o:OLEObject Type="Embed" ProgID="Equation.DSMT4" ShapeID="_x0000_i1065" DrawAspect="Content" ObjectID="_1468075765" r:id="rId96">
            <o:LockedField>false</o:LockedField>
          </o:OLEObject>
        </w:object>
      </w:r>
      <w:r>
        <w:rPr>
          <w:rFonts w:hint="eastAsia"/>
          <w:lang w:bidi="ar"/>
        </w:rPr>
        <w:t>定义为</w:t>
      </w:r>
      <w:r>
        <w:rPr>
          <w:rFonts w:hint="eastAsia"/>
          <w:lang w:eastAsia="zh" w:bidi="ar"/>
        </w:rPr>
        <w:t>同一发言人在相邻（或最近两次出现）轮次中的局部主题点，其水平位置偏移的总和；</w:t>
      </w:r>
      <w:r>
        <w:rPr>
          <w:position w:val="-12"/>
        </w:rPr>
        <w:object>
          <v:shape id="_x0000_i1066" o:spt="75" type="#_x0000_t75" style="height:18pt;width:13pt;" o:ole="t" filled="f" o:preferrelative="t" stroked="f" coordsize="21600,21600">
            <v:path/>
            <v:fill on="f" focussize="0,0"/>
            <v:stroke on="f" joinstyle="miter"/>
            <v:imagedata r:id="rId99" o:title=""/>
            <o:lock v:ext="edit" aspectratio="t"/>
            <w10:wrap type="none"/>
            <w10:anchorlock/>
          </v:shape>
          <o:OLEObject Type="Embed" ProgID="Equation.DSMT4" ShapeID="_x0000_i1066" DrawAspect="Content" ObjectID="_1468075766" r:id="rId98">
            <o:LockedField>false</o:LockedField>
          </o:OLEObject>
        </w:object>
      </w:r>
      <w:r>
        <w:rPr>
          <w:rFonts w:hint="eastAsia"/>
          <w:lang w:eastAsia="zh" w:bidi="ar"/>
        </w:rPr>
        <w:t>越小，则对话线越平滑、摆动越少。</w:t>
      </w:r>
    </w:p>
    <w:p w14:paraId="1510FD04">
      <w:pPr>
        <w:snapToGrid/>
        <w:spacing w:line="240" w:lineRule="auto"/>
        <w:ind w:firstLine="0"/>
        <w:jc w:val="left"/>
        <w:rPr>
          <w:snapToGrid/>
          <w:spacing w:val="0"/>
        </w:rPr>
      </w:pPr>
      <w:r>
        <w:rPr>
          <w:position w:val="-12"/>
        </w:rPr>
        <w:object>
          <v:shape id="_x0000_i1067" o:spt="75" type="#_x0000_t75" style="height:18pt;width:15pt;" o:ole="t" filled="f" o:preferrelative="t" stroked="f" coordsize="21600,21600">
            <v:path/>
            <v:fill on="f" focussize="0,0"/>
            <v:stroke on="f" joinstyle="miter"/>
            <v:imagedata r:id="rId101" o:title=""/>
            <o:lock v:ext="edit" aspectratio="t"/>
            <w10:wrap type="none"/>
            <w10:anchorlock/>
          </v:shape>
          <o:OLEObject Type="Embed" ProgID="Equation.DSMT4" ShapeID="_x0000_i1067" DrawAspect="Content" ObjectID="_1468075767" r:id="rId100">
            <o:LockedField>false</o:LockedField>
          </o:OLEObject>
        </w:object>
      </w:r>
      <w:r>
        <w:rPr>
          <w:rFonts w:hint="eastAsia"/>
          <w:b/>
          <w:bCs/>
          <w:snapToGrid/>
          <w:spacing w:val="0"/>
        </w:rPr>
        <w:t>：</w:t>
      </w:r>
      <w:r>
        <w:rPr>
          <w:b/>
          <w:bCs/>
          <w:snapToGrid/>
          <w:spacing w:val="0"/>
          <w:lang w:val="en"/>
        </w:rPr>
        <w:t>河流</w:t>
      </w:r>
      <w:r>
        <w:rPr>
          <w:rFonts w:hint="eastAsia"/>
          <w:b/>
          <w:bCs/>
          <w:snapToGrid/>
          <w:spacing w:val="0"/>
        </w:rPr>
        <w:t>顺序变化惩罚</w:t>
      </w:r>
    </w:p>
    <w:p w14:paraId="47C72C30">
      <w:pPr>
        <w:widowControl/>
        <w:jc w:val="left"/>
        <w:rPr>
          <w:lang w:bidi="ar"/>
        </w:rPr>
      </w:pPr>
      <w:r>
        <w:rPr>
          <w:lang w:bidi="ar"/>
        </w:rPr>
        <w:t>为避免</w:t>
      </w:r>
      <w:r>
        <w:rPr>
          <w:rFonts w:hint="eastAsia"/>
          <w:lang w:bidi="ar"/>
        </w:rPr>
        <w:t>水平相邻轮次的抽象</w:t>
      </w:r>
      <w:r>
        <w:rPr>
          <w:lang w:bidi="ar"/>
        </w:rPr>
        <w:t>主题顺序频繁翻转</w:t>
      </w:r>
      <w:r>
        <w:rPr>
          <w:rFonts w:hint="eastAsia"/>
          <w:lang w:bidi="ar"/>
        </w:rPr>
        <w:t>而造成</w:t>
      </w:r>
      <w:r>
        <w:rPr>
          <w:lang w:bidi="ar"/>
        </w:rPr>
        <w:t>视觉</w:t>
      </w:r>
      <w:r>
        <w:rPr>
          <w:rFonts w:hint="eastAsia"/>
          <w:lang w:bidi="ar"/>
        </w:rPr>
        <w:t>上的</w:t>
      </w:r>
      <w:r>
        <w:rPr>
          <w:lang w:bidi="ar"/>
        </w:rPr>
        <w:t>“麻花式”交错</w:t>
      </w:r>
      <w:r>
        <w:rPr>
          <w:rFonts w:hint="eastAsia"/>
          <w:lang w:bidi="ar"/>
        </w:rPr>
        <w:t>（图6</w:t>
      </w:r>
      <w:r>
        <w:rPr>
          <w:lang w:bidi="ar"/>
        </w:rPr>
        <w:t xml:space="preserve"> B</w:t>
      </w:r>
      <w:r>
        <w:rPr>
          <w:rFonts w:hint="eastAsia"/>
          <w:lang w:bidi="ar"/>
        </w:rPr>
        <w:t>）</w:t>
      </w:r>
      <w:r>
        <w:rPr>
          <w:lang w:bidi="ar"/>
        </w:rPr>
        <w:t>，以逆序对数量度量轮次</w:t>
      </w:r>
      <w:r>
        <w:rPr>
          <w:position w:val="-4"/>
        </w:rPr>
        <w:object>
          <v:shape id="_x0000_i1068" o:spt="75" type="#_x0000_t75" style="height:13pt;width:7pt;" o:ole="t" filled="f" o:preferrelative="t" stroked="f" coordsize="21600,21600">
            <v:path/>
            <v:fill on="f" focussize="0,0"/>
            <v:stroke on="f" joinstyle="miter"/>
            <v:imagedata r:id="rId103" o:title=""/>
            <o:lock v:ext="edit" aspectratio="t"/>
            <w10:wrap type="none"/>
            <w10:anchorlock/>
          </v:shape>
          <o:OLEObject Type="Embed" ProgID="Equation.DSMT4" ShapeID="_x0000_i1068" DrawAspect="Content" ObjectID="_1468075768" r:id="rId102">
            <o:LockedField>false</o:LockedField>
          </o:OLEObject>
        </w:object>
      </w:r>
      <w:r>
        <w:rPr>
          <w:rFonts w:hint="eastAsia"/>
          <w:lang w:bidi="ar"/>
        </w:rPr>
        <w:t xml:space="preserve"> 的抽象主题顺序</w:t>
      </w:r>
      <w:r>
        <w:rPr>
          <w:position w:val="-12"/>
        </w:rPr>
        <w:object>
          <v:shape id="_x0000_i1069" o:spt="75" type="#_x0000_t75" style="height:18pt;width:13pt;" o:ole="t" filled="f" o:preferrelative="t" stroked="f" coordsize="21600,21600">
            <v:path/>
            <v:fill on="f" focussize="0,0"/>
            <v:stroke on="f" joinstyle="miter"/>
            <v:imagedata r:id="rId105" o:title=""/>
            <o:lock v:ext="edit" aspectratio="t"/>
            <w10:wrap type="none"/>
            <w10:anchorlock/>
          </v:shape>
          <o:OLEObject Type="Embed" ProgID="Equation.DSMT4" ShapeID="_x0000_i1069" DrawAspect="Content" ObjectID="_1468075769" r:id="rId104">
            <o:LockedField>false</o:LockedField>
          </o:OLEObject>
        </w:object>
      </w:r>
      <w:r>
        <w:rPr>
          <w:rFonts w:hint="eastAsia"/>
          <w:lang w:bidi="ar"/>
        </w:rPr>
        <w:t>相对于轮次</w:t>
      </w:r>
      <w:r>
        <w:rPr>
          <w:position w:val="-4"/>
        </w:rPr>
        <w:object>
          <v:shape id="_x0000_i1070" o:spt="75" type="#_x0000_t75" style="height:13pt;width:21pt;" o:ole="t" filled="f" o:preferrelative="t" stroked="f" coordsize="21600,21600">
            <v:path/>
            <v:fill on="f" focussize="0,0"/>
            <v:stroke on="f" joinstyle="miter"/>
            <v:imagedata r:id="rId107" o:title=""/>
            <o:lock v:ext="edit" aspectratio="t"/>
            <w10:wrap type="none"/>
            <w10:anchorlock/>
          </v:shape>
          <o:OLEObject Type="Embed" ProgID="Equation.DSMT4" ShapeID="_x0000_i1070" DrawAspect="Content" ObjectID="_1468075770" r:id="rId106">
            <o:LockedField>false</o:LockedField>
          </o:OLEObject>
        </w:object>
      </w:r>
      <w:r>
        <w:rPr>
          <w:rFonts w:hint="eastAsia"/>
          <w:lang w:bidi="ar"/>
        </w:rPr>
        <w:t>的变化程度，并将其作为惩罚项：</w:t>
      </w:r>
    </w:p>
    <w:p w14:paraId="3EF70DF2">
      <w:pPr>
        <w:pStyle w:val="47"/>
        <w:ind w:firstLine="0"/>
        <w:jc w:val="center"/>
        <w:rPr>
          <w:lang w:eastAsia="zh" w:bidi="ar"/>
        </w:rPr>
      </w:pPr>
      <w:r>
        <w:rPr>
          <w:position w:val="-14"/>
        </w:rPr>
        <w:object>
          <v:shape id="_x0000_i1071" o:spt="75" type="#_x0000_t75" style="height:20pt;width:84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p>
    <w:p w14:paraId="26DED4F5">
      <w:pPr>
        <w:widowControl/>
        <w:jc w:val="left"/>
        <w:rPr>
          <w:lang w:bidi="ar"/>
        </w:rPr>
      </w:pPr>
      <w:r>
        <w:rPr>
          <w:rFonts w:hint="eastAsia"/>
          <w:lang w:bidi="ar"/>
        </w:rPr>
        <w:t>其中</w:t>
      </w:r>
      <w:r>
        <w:rPr>
          <w:position w:val="-14"/>
        </w:rPr>
        <w:object>
          <v:shape id="_x0000_i1072" o:spt="75" type="#_x0000_t75" style="height:20pt;width:31pt;" o:ole="t" filled="f" o:preferrelative="t" stroked="f" coordsize="21600,21600">
            <v:path/>
            <v:fill on="f" focussize="0,0"/>
            <v:stroke on="f" joinstyle="miter"/>
            <v:imagedata r:id="rId111" o:title=""/>
            <o:lock v:ext="edit" aspectratio="t"/>
            <w10:wrap type="none"/>
            <w10:anchorlock/>
          </v:shape>
          <o:OLEObject Type="Embed" ProgID="Equation.DSMT4" ShapeID="_x0000_i1072" DrawAspect="Content" ObjectID="_1468075772" r:id="rId110">
            <o:LockedField>false</o:LockedField>
          </o:OLEObject>
        </w:object>
      </w:r>
      <w:r>
        <w:rPr>
          <w:rFonts w:hint="eastAsia"/>
          <w:lang w:bidi="ar"/>
        </w:rPr>
        <w:t>表示在两轮共同出现的主题集合上，顺序相反的抽象主题对数量</w:t>
      </w:r>
      <w:r>
        <w:rPr>
          <w:lang w:eastAsia="zh" w:bidi="ar"/>
        </w:rPr>
        <w:t>。</w:t>
      </w:r>
    </w:p>
    <w:p w14:paraId="4D9C7EE3">
      <w:pPr>
        <w:ind w:firstLine="416" w:firstLineChars="200"/>
        <w:jc w:val="left"/>
      </w:pPr>
      <w:r>
        <w:rPr>
          <w:rFonts w:hint="eastAsia"/>
        </w:rPr>
        <w:t>参数</w:t>
      </w:r>
      <m:oMath>
        <m:r>
          <m:rPr>
            <m:sty m:val="p"/>
          </m:rPr>
          <w:rPr>
            <w:rFonts w:ascii="Cambria Math" w:hAnsi="Cambria Math"/>
          </w:rPr>
          <m:t>β</m:t>
        </m:r>
      </m:oMath>
      <w:r>
        <w:rPr>
          <w:rFonts w:hint="eastAsia"/>
        </w:rPr>
        <w:t>与参数</w:t>
      </w:r>
      <m:oMath>
        <m:r>
          <m:rPr>
            <m:sty m:val="p"/>
          </m:rPr>
          <w:rPr>
            <w:rFonts w:ascii="Cambria Math" w:hAnsi="Cambria Math"/>
          </w:rPr>
          <m:t>γ</m:t>
        </m:r>
      </m:oMath>
      <w:r>
        <w:rPr>
          <w:rFonts w:hint="eastAsia"/>
        </w:rPr>
        <w:t>控制对话线摆动项</w:t>
      </w:r>
      <w:r>
        <w:rPr>
          <w:position w:val="-12"/>
        </w:rPr>
        <w:object>
          <v:shape id="_x0000_i1073" o:spt="75" type="#_x0000_t75" style="height:18pt;width:13pt;" o:ole="t" filled="f" o:preferrelative="t" stroked="f" coordsize="21600,21600">
            <v:path/>
            <v:fill on="f" focussize="0,0"/>
            <v:stroke on="f" joinstyle="miter"/>
            <v:imagedata r:id="rId113" o:title=""/>
            <o:lock v:ext="edit" aspectratio="t"/>
            <w10:wrap type="none"/>
            <w10:anchorlock/>
          </v:shape>
          <o:OLEObject Type="Embed" ProgID="Equation.DSMT4" ShapeID="_x0000_i1073" DrawAspect="Content" ObjectID="_1468075773" r:id="rId112">
            <o:LockedField>false</o:LockedField>
          </o:OLEObject>
        </w:object>
      </w:r>
      <w:r>
        <w:rPr>
          <w:rFonts w:hint="eastAsia"/>
        </w:rPr>
        <w:t>和换序惩罚项</w:t>
      </w:r>
      <w:r>
        <w:rPr>
          <w:position w:val="-12"/>
        </w:rPr>
        <w:object>
          <v:shape id="_x0000_i1074" o:spt="75" type="#_x0000_t75" style="height:18pt;width:14pt;" o:ole="t" filled="f" o:preferrelative="t" stroked="f" coordsize="21600,21600">
            <v:path/>
            <v:fill on="f" focussize="0,0"/>
            <v:stroke on="f" joinstyle="miter"/>
            <v:imagedata r:id="rId115" o:title=""/>
            <o:lock v:ext="edit" aspectratio="t"/>
            <w10:wrap type="none"/>
            <w10:anchorlock/>
          </v:shape>
          <o:OLEObject Type="Embed" ProgID="Equation.DSMT4" ShapeID="_x0000_i1074" DrawAspect="Content" ObjectID="_1468075774" r:id="rId114">
            <o:LockedField>false</o:LockedField>
          </o:OLEObject>
        </w:object>
      </w:r>
      <w:r>
        <w:rPr>
          <w:rFonts w:hint="eastAsia"/>
        </w:rPr>
        <w:t>相对河流重叠</w:t>
      </w:r>
      <w:r>
        <w:rPr>
          <w:position w:val="-12"/>
        </w:rPr>
        <w:object>
          <v:shape id="_x0000_i1075" o:spt="75" type="#_x0000_t75" style="height:18pt;width:13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r>
        <w:rPr>
          <w:rFonts w:hint="eastAsia"/>
        </w:rPr>
        <w:t>的权衡</w:t>
      </w:r>
      <w:r>
        <w:rPr>
          <w:lang w:eastAsia="zh"/>
        </w:rPr>
        <w:t>。</w:t>
      </w:r>
      <w:r>
        <w:rPr>
          <w:rFonts w:hint="eastAsia"/>
          <w:lang w:eastAsia="zh"/>
        </w:rPr>
        <w:t>初始化轮次</w:t>
      </w:r>
      <w:r>
        <w:rPr>
          <w:position w:val="-6"/>
        </w:rPr>
        <w:object>
          <v:shape id="_x0000_i1076" o:spt="75" type="#_x0000_t75" style="height:13pt;width:7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r>
        <w:rPr>
          <w:rFonts w:hint="eastAsia"/>
          <w:lang w:eastAsia="zh"/>
        </w:rPr>
        <w:t>=1的布局，然后遍历对话轮次</w:t>
      </w:r>
      <w:r>
        <w:rPr>
          <w:position w:val="-6"/>
        </w:rPr>
        <w:object>
          <v:shape id="_x0000_i1077" o:spt="75" type="#_x0000_t75" style="height:13pt;width:7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hint="eastAsia"/>
          <w:lang w:eastAsia="zh"/>
        </w:rPr>
        <w:t>+1，取枚举所有布局中使得</w:t>
      </w:r>
      <w:r>
        <w:rPr>
          <w:rFonts w:hint="eastAsia"/>
        </w:rPr>
        <w:t>上述目标函数</w:t>
      </w:r>
      <w:r>
        <w:rPr>
          <w:rFonts w:hint="eastAsia"/>
          <w:lang w:eastAsia="zh"/>
        </w:rPr>
        <w:t>最大的布局，直到</w:t>
      </w:r>
      <w:r>
        <w:rPr>
          <w:rFonts w:hint="eastAsia"/>
        </w:rPr>
        <w:t>最大轮次m</w:t>
      </w:r>
      <w:r>
        <w:rPr>
          <w:rFonts w:hint="eastAsia"/>
          <w:lang w:eastAsia="zh"/>
        </w:rPr>
        <w:t>。该方法</w:t>
      </w:r>
      <w:r>
        <w:rPr>
          <w:rFonts w:hint="eastAsia"/>
        </w:rPr>
        <w:t>在满足河流几何约束的同时，兼顾主题</w:t>
      </w:r>
      <w:r>
        <w:rPr>
          <w:rFonts w:hint="eastAsia"/>
          <w:lang w:eastAsia="zh"/>
        </w:rPr>
        <w:t>河流和</w:t>
      </w:r>
      <w:r>
        <w:rPr>
          <w:rFonts w:hint="eastAsia"/>
        </w:rPr>
        <w:t>对话线的跨轮次稳定和平滑可读性（图3</w:t>
      </w:r>
      <w:r>
        <w:t xml:space="preserve"> C</w:t>
      </w:r>
      <w:r>
        <w:rPr>
          <w:rFonts w:hint="eastAsia"/>
        </w:rPr>
        <w:t>）</w:t>
      </w:r>
      <w:r>
        <w:rPr>
          <w:lang w:eastAsia="zh"/>
        </w:rPr>
        <w:t>。</w:t>
      </w:r>
      <w:r>
        <w:rPr>
          <w:rFonts w:hint="eastAsia"/>
          <w:lang w:eastAsia="zh"/>
        </w:rPr>
        <w:t>TopicTrace通过抽象主题建模、核密度估计及跨轮次稳定性优化，将长对话中反复出现、交错演化的主题组织为连续、可追踪的主题河流，从而支持用户从整体上理解主题的产生、演变与消退过程（</w:t>
      </w:r>
      <w:r>
        <w:rPr>
          <w:rFonts w:hint="eastAsia"/>
          <w:b/>
          <w:lang w:eastAsia="zh"/>
        </w:rPr>
        <w:t>R1</w:t>
      </w:r>
      <w:r>
        <w:rPr>
          <w:rFonts w:hint="eastAsia"/>
          <w:lang w:eastAsia="zh"/>
        </w:rPr>
        <w:t>）。</w:t>
      </w:r>
    </w:p>
    <w:p w14:paraId="5BF3638C">
      <w:pPr>
        <w:rPr>
          <w:rFonts w:ascii="方正书宋_GBK" w:hAnsi="方正书宋_GBK" w:cs="方正书宋_GBK"/>
          <w:lang w:bidi="ar"/>
        </w:rPr>
      </w:pPr>
      <w:r>
        <w:rPr>
          <w:rFonts w:hint="eastAsia" w:ascii="方正书宋_GBK" w:hAnsi="方正书宋_GBK" w:cs="方正书宋_GBK"/>
          <w:lang w:eastAsia="zh" w:bidi="ar"/>
        </w:rPr>
        <w:t>整体优化布局算法伪代码如下：</w:t>
      </w:r>
    </w:p>
    <w:tbl>
      <w:tblPr>
        <w:tblStyle w:val="25"/>
        <w:tblW w:w="487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5"/>
        <w:gridCol w:w="4081"/>
      </w:tblGrid>
      <w:tr w14:paraId="7BC4BB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bottom w:val="single" w:color="auto" w:sz="4" w:space="0"/>
            </w:tcBorders>
          </w:tcPr>
          <w:p w14:paraId="4F9054C6">
            <w:pPr>
              <w:ind w:firstLine="0"/>
              <w:jc w:val="center"/>
              <w:rPr>
                <w:rFonts w:ascii="方正书宋_GBK" w:hAnsi="方正书宋_GBK" w:cs="方正书宋_GBK"/>
                <w:lang w:eastAsia="zh" w:bidi="ar"/>
              </w:rPr>
            </w:pPr>
            <w:r>
              <w:rPr>
                <w:rFonts w:hint="eastAsia" w:ascii="方正书宋_GBK" w:hAnsi="方正书宋_GBK" w:cs="方正书宋_GBK"/>
                <w:lang w:eastAsia="zh" w:bidi="ar"/>
              </w:rPr>
              <w:t>作用</w:t>
            </w:r>
          </w:p>
        </w:tc>
        <w:tc>
          <w:tcPr>
            <w:tcW w:w="4081" w:type="dxa"/>
            <w:tcBorders>
              <w:bottom w:val="single" w:color="auto" w:sz="4" w:space="0"/>
            </w:tcBorders>
          </w:tcPr>
          <w:p w14:paraId="6F110A4A">
            <w:pPr>
              <w:ind w:firstLine="0"/>
              <w:rPr>
                <w:rFonts w:ascii="方正书宋_GBK" w:hAnsi="方正书宋_GBK" w:cs="方正书宋_GBK"/>
                <w:lang w:eastAsia="zh" w:bidi="ar"/>
              </w:rPr>
            </w:pPr>
            <w:r>
              <w:rPr>
                <w:rFonts w:hint="eastAsia" w:ascii="方正书宋_GBK" w:hAnsi="方正书宋_GBK" w:cs="方正书宋_GBK"/>
                <w:lang w:eastAsia="zh" w:bidi="ar"/>
              </w:rPr>
              <w:t>主题河流与对话线协同优化排布</w:t>
            </w:r>
          </w:p>
        </w:tc>
      </w:tr>
      <w:tr w14:paraId="57FAB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top w:val="single" w:color="auto" w:sz="4" w:space="0"/>
            </w:tcBorders>
          </w:tcPr>
          <w:p w14:paraId="45538EDC">
            <w:pPr>
              <w:ind w:firstLine="0"/>
              <w:jc w:val="center"/>
              <w:rPr>
                <w:rFonts w:ascii="方正书宋_GBK" w:hAnsi="方正书宋_GBK" w:cs="方正书宋_GBK"/>
                <w:lang w:bidi="ar"/>
              </w:rPr>
            </w:pPr>
            <w:r>
              <w:rPr>
                <w:rFonts w:ascii="方正书宋_GBK" w:hAnsi="方正书宋_GBK" w:cs="方正书宋_GBK"/>
                <w:lang w:bidi="ar"/>
              </w:rPr>
              <w:t>输入</w:t>
            </w:r>
          </w:p>
        </w:tc>
        <w:tc>
          <w:tcPr>
            <w:tcW w:w="4081" w:type="dxa"/>
            <w:tcBorders>
              <w:top w:val="single" w:color="auto" w:sz="4" w:space="0"/>
            </w:tcBorders>
          </w:tcPr>
          <w:p w14:paraId="319C65D0">
            <w:pPr>
              <w:ind w:firstLine="0"/>
              <w:rPr>
                <w:rFonts w:ascii="方正书宋_GBK" w:hAnsi="方正书宋_GBK" w:cs="方正书宋_GBK"/>
                <w:lang w:eastAsia="zh" w:bidi="ar"/>
              </w:rPr>
            </w:pPr>
            <w:r>
              <w:rPr>
                <w:rFonts w:ascii="方正书宋_GBK" w:hAnsi="方正书宋_GBK" w:cs="方正书宋_GBK"/>
                <w:lang w:eastAsia="zh" w:bidi="ar"/>
              </w:rPr>
              <w:t>各轮次抽象主题集合</w:t>
            </w:r>
            <w:r>
              <w:rPr>
                <w:position w:val="-14"/>
              </w:rPr>
              <w:object>
                <v:shape id="_x0000_i1078" o:spt="75" type="#_x0000_t75" style="height:20pt;width:38pt;" o:ole="t" filled="f" o:preferrelative="t" stroked="f" coordsize="21600,21600">
                  <v:path/>
                  <v:fill on="f" focussize="0,0"/>
                  <v:stroke on="f" joinstyle="miter"/>
                  <v:imagedata r:id="rId123" o:title=""/>
                  <o:lock v:ext="edit" aspectratio="t"/>
                  <w10:wrap type="none"/>
                  <w10:anchorlock/>
                </v:shape>
                <o:OLEObject Type="Embed" ProgID="Equation.DSMT4" ShapeID="_x0000_i1078" DrawAspect="Content" ObjectID="_1468075778" r:id="rId122">
                  <o:LockedField>false</o:LockedField>
                </o:OLEObject>
              </w:object>
            </w:r>
            <w:r>
              <w:rPr>
                <w:rFonts w:ascii="方正书宋_GBK" w:hAnsi="方正书宋_GBK" w:cs="方正书宋_GBK"/>
                <w:lang w:eastAsia="zh" w:bidi="ar"/>
              </w:rPr>
              <w:t xml:space="preserve">，局部主题集合 </w:t>
            </w:r>
            <w:r>
              <w:rPr>
                <w:position w:val="-14"/>
              </w:rPr>
              <w:object>
                <v:shape id="_x0000_i1079" o:spt="75" type="#_x0000_t75" style="height:20pt;width:41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r>
              <w:rPr>
                <w:rFonts w:ascii="方正书宋_GBK" w:hAnsi="方正书宋_GBK" w:cs="方正书宋_GBK"/>
                <w:lang w:eastAsia="zh" w:bidi="ar"/>
              </w:rPr>
              <w:t xml:space="preserve">，参数 </w:t>
            </w:r>
            <w:r>
              <w:rPr>
                <w:position w:val="-10"/>
              </w:rPr>
              <w:object>
                <v:shape id="_x0000_i1080" o:spt="75" type="#_x0000_t75" style="height:16pt;width:23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p>
        </w:tc>
      </w:tr>
      <w:tr w14:paraId="044E9A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bottom w:val="single" w:color="auto" w:sz="4" w:space="0"/>
            </w:tcBorders>
          </w:tcPr>
          <w:p w14:paraId="48933AD2">
            <w:pPr>
              <w:ind w:firstLine="0"/>
              <w:jc w:val="center"/>
              <w:rPr>
                <w:rFonts w:ascii="方正书宋_GBK" w:hAnsi="方正书宋_GBK" w:cs="方正书宋_GBK"/>
                <w:lang w:bidi="ar"/>
              </w:rPr>
            </w:pPr>
            <w:r>
              <w:rPr>
                <w:rFonts w:hint="eastAsia" w:ascii="方正书宋_GBK" w:hAnsi="方正书宋_GBK" w:cs="方正书宋_GBK"/>
                <w:lang w:bidi="ar"/>
              </w:rPr>
              <w:t>输出</w:t>
            </w:r>
          </w:p>
        </w:tc>
        <w:tc>
          <w:tcPr>
            <w:tcW w:w="4081" w:type="dxa"/>
            <w:tcBorders>
              <w:bottom w:val="single" w:color="auto" w:sz="4" w:space="0"/>
            </w:tcBorders>
          </w:tcPr>
          <w:p w14:paraId="53447523">
            <w:pPr>
              <w:ind w:firstLine="0"/>
              <w:rPr>
                <w:rFonts w:ascii="方正书宋_GBK" w:hAnsi="方正书宋_GBK" w:cs="方正书宋_GBK"/>
                <w:lang w:eastAsia="zh" w:bidi="ar"/>
              </w:rPr>
            </w:pPr>
            <w:r>
              <w:rPr>
                <w:rFonts w:ascii="方正书宋_GBK" w:hAnsi="方正书宋_GBK" w:cs="方正书宋_GBK"/>
                <w:lang w:eastAsia="zh" w:bidi="ar"/>
              </w:rPr>
              <w:t>各轮次抽象主题区间与局部主题水平位置</w:t>
            </w:r>
          </w:p>
        </w:tc>
      </w:tr>
      <w:tr w14:paraId="31D8E8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top w:val="single" w:color="auto" w:sz="4" w:space="0"/>
            </w:tcBorders>
          </w:tcPr>
          <w:p w14:paraId="4F503751">
            <w:pPr>
              <w:ind w:firstLine="0"/>
              <w:jc w:val="center"/>
              <w:rPr>
                <w:rFonts w:ascii="方正书宋_GBK" w:hAnsi="方正书宋_GBK" w:cs="方正书宋_GBK"/>
                <w:lang w:bidi="ar"/>
              </w:rPr>
            </w:pPr>
            <w:r>
              <w:rPr>
                <w:rFonts w:hint="eastAsia" w:ascii="方正书宋_GBK" w:hAnsi="方正书宋_GBK" w:cs="方正书宋_GBK"/>
                <w:lang w:bidi="ar"/>
              </w:rPr>
              <w:t>1</w:t>
            </w:r>
          </w:p>
        </w:tc>
        <w:tc>
          <w:tcPr>
            <w:tcW w:w="4081" w:type="dxa"/>
            <w:tcBorders>
              <w:top w:val="single" w:color="auto" w:sz="4" w:space="0"/>
            </w:tcBorders>
          </w:tcPr>
          <w:p w14:paraId="53670287">
            <w:pPr>
              <w:ind w:firstLine="0"/>
              <w:rPr>
                <w:rFonts w:ascii="方正书宋_GBK" w:hAnsi="方正书宋_GBK" w:cs="方正书宋_GBK"/>
                <w:lang w:bidi="ar"/>
              </w:rPr>
            </w:pPr>
            <w:r>
              <w:rPr>
                <w:rFonts w:ascii="方正书宋_GBK" w:hAnsi="方正书宋_GBK" w:cs="方正书宋_GBK"/>
                <w:lang w:bidi="ar"/>
              </w:rPr>
              <w:t xml:space="preserve">初始化第 1 轮次布局 </w:t>
            </w:r>
            <w:r>
              <w:rPr>
                <w:position w:val="-12"/>
              </w:rPr>
              <w:object>
                <v:shape id="_x0000_i1081" o:spt="75" type="#_x0000_t75" style="height:18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1" DrawAspect="Content" ObjectID="_1468075781" r:id="rId128">
                  <o:LockedField>false</o:LockedField>
                </o:OLEObject>
              </w:object>
            </w:r>
            <w:r>
              <w:rPr>
                <w:rFonts w:ascii="方正书宋_GBK" w:hAnsi="方正书宋_GBK" w:cs="方正书宋_GBK"/>
                <w:lang w:bidi="ar"/>
              </w:rPr>
              <w:t>，满足几何约束</w:t>
            </w:r>
            <w:r>
              <w:rPr>
                <w:rFonts w:hint="eastAsia" w:ascii="方正书宋_GBK" w:hAnsi="方正书宋_GBK" w:cs="方正书宋_GBK"/>
                <w:lang w:bidi="ar"/>
              </w:rPr>
              <w:t>，即，抽象主题的区间范围互不重叠，局部主题位于抽象主题的区间范围内。</w:t>
            </w:r>
          </w:p>
        </w:tc>
      </w:tr>
      <w:tr w14:paraId="3BDB9B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69625948">
            <w:pPr>
              <w:ind w:firstLine="0"/>
              <w:jc w:val="center"/>
              <w:rPr>
                <w:rFonts w:ascii="方正书宋_GBK" w:hAnsi="方正书宋_GBK" w:cs="方正书宋_GBK"/>
                <w:lang w:bidi="ar"/>
              </w:rPr>
            </w:pPr>
            <w:r>
              <w:rPr>
                <w:rFonts w:hint="eastAsia" w:ascii="方正书宋_GBK" w:hAnsi="方正书宋_GBK" w:cs="方正书宋_GBK"/>
                <w:lang w:bidi="ar"/>
              </w:rPr>
              <w:t>2</w:t>
            </w:r>
          </w:p>
        </w:tc>
        <w:tc>
          <w:tcPr>
            <w:tcW w:w="4081" w:type="dxa"/>
          </w:tcPr>
          <w:p w14:paraId="7D0820B4">
            <w:pPr>
              <w:ind w:firstLine="0"/>
              <w:rPr>
                <w:rFonts w:ascii="方正书宋_GBK" w:hAnsi="方正书宋_GBK" w:cs="方正书宋_GBK"/>
                <w:lang w:eastAsia="zh" w:bidi="ar"/>
              </w:rPr>
            </w:pPr>
            <w:r>
              <w:rPr>
                <w:rFonts w:hint="eastAsia" w:ascii="方正书宋_GBK" w:hAnsi="方正书宋_GBK" w:cs="方正书宋_GBK"/>
                <w:b/>
                <w:bCs/>
                <w:lang w:bidi="ar"/>
              </w:rPr>
              <w:t>f</w:t>
            </w:r>
            <w:r>
              <w:rPr>
                <w:rFonts w:ascii="方正书宋_GBK" w:hAnsi="方正书宋_GBK" w:cs="方正书宋_GBK"/>
                <w:b/>
                <w:bCs/>
                <w:lang w:bidi="ar"/>
              </w:rPr>
              <w:t>or</w:t>
            </w:r>
            <w:r>
              <w:rPr>
                <w:rFonts w:hint="eastAsia" w:ascii="方正书宋_GBK" w:hAnsi="方正书宋_GBK" w:cs="方正书宋_GBK"/>
                <w:lang w:bidi="ar"/>
              </w:rPr>
              <w:t xml:space="preserve"> </w:t>
            </w:r>
            <w:r>
              <w:rPr>
                <w:rFonts w:ascii="方正书宋_GBK" w:hAnsi="方正书宋_GBK" w:cs="方正书宋_GBK"/>
                <w:i/>
                <w:iCs/>
                <w:lang w:bidi="ar"/>
              </w:rPr>
              <w:t>i</w:t>
            </w:r>
            <w:r>
              <w:rPr>
                <w:rFonts w:hint="eastAsia" w:ascii="方正书宋_GBK" w:hAnsi="方正书宋_GBK" w:cs="方正书宋_GBK"/>
                <w:lang w:bidi="ar"/>
              </w:rPr>
              <w:t xml:space="preserve">=2 </w:t>
            </w:r>
            <w:r>
              <w:rPr>
                <w:rFonts w:ascii="方正书宋_GBK" w:hAnsi="方正书宋_GBK" w:cs="方正书宋_GBK"/>
                <w:b/>
                <w:bCs/>
                <w:lang w:bidi="ar"/>
              </w:rPr>
              <w:t>to</w:t>
            </w:r>
            <w:r>
              <w:rPr>
                <w:rFonts w:hint="eastAsia" w:ascii="方正书宋_GBK" w:hAnsi="方正书宋_GBK" w:cs="方正书宋_GBK"/>
                <w:lang w:bidi="ar"/>
              </w:rPr>
              <w:t xml:space="preserve"> m </w:t>
            </w:r>
            <w:r>
              <w:rPr>
                <w:rFonts w:ascii="方正书宋_GBK" w:hAnsi="方正书宋_GBK" w:cs="方正书宋_GBK"/>
                <w:b/>
                <w:bCs/>
                <w:lang w:bidi="ar"/>
              </w:rPr>
              <w:t>do</w:t>
            </w:r>
          </w:p>
        </w:tc>
      </w:tr>
      <w:tr w14:paraId="296311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72F38A23">
            <w:pPr>
              <w:ind w:firstLine="0"/>
              <w:jc w:val="center"/>
              <w:rPr>
                <w:rFonts w:ascii="方正书宋_GBK" w:hAnsi="方正书宋_GBK" w:cs="方正书宋_GBK"/>
                <w:lang w:bidi="ar"/>
              </w:rPr>
            </w:pPr>
            <w:r>
              <w:rPr>
                <w:rFonts w:hint="eastAsia" w:ascii="方正书宋_GBK" w:hAnsi="方正书宋_GBK" w:cs="方正书宋_GBK"/>
                <w:lang w:bidi="ar"/>
              </w:rPr>
              <w:t>3</w:t>
            </w:r>
          </w:p>
        </w:tc>
        <w:tc>
          <w:tcPr>
            <w:tcW w:w="4081" w:type="dxa"/>
          </w:tcPr>
          <w:p w14:paraId="04075C0D">
            <w:pPr>
              <w:ind w:firstLine="208" w:firstLineChars="100"/>
              <w:rPr>
                <w:rFonts w:ascii="方正书宋_GBK" w:hAnsi="方正书宋_GBK" w:cs="方正书宋_GBK"/>
                <w:lang w:bidi="ar"/>
              </w:rPr>
            </w:pPr>
            <w:r>
              <w:rPr>
                <w:rFonts w:ascii="方正书宋_GBK" w:hAnsi="方正书宋_GBK" w:cs="方正书宋_GBK"/>
                <w:lang w:bidi="ar"/>
              </w:rPr>
              <w:t xml:space="preserve">枚举满足几何约束的候选布局集合 </w:t>
            </w:r>
            <w:r>
              <w:rPr>
                <w:position w:val="-12"/>
              </w:rPr>
              <w:object>
                <v:shape id="_x0000_i1082" o:spt="75" type="#_x0000_t75" style="height:18pt;width:15.25pt;" o:ole="t" filled="f" o:preferrelative="t" stroked="f" coordsize="21600,21600">
                  <v:path/>
                  <v:fill on="f" focussize="0,0"/>
                  <v:stroke on="f" joinstyle="miter"/>
                  <v:imagedata r:id="rId131" o:title=""/>
                  <o:lock v:ext="edit" aspectratio="t"/>
                  <w10:wrap type="none"/>
                  <w10:anchorlock/>
                </v:shape>
                <o:OLEObject Type="Embed" ProgID="Equation.DSMT4" ShapeID="_x0000_i1082" DrawAspect="Content" ObjectID="_1468075782" r:id="rId130">
                  <o:LockedField>false</o:LockedField>
                </o:OLEObject>
              </w:object>
            </w:r>
          </w:p>
        </w:tc>
      </w:tr>
      <w:tr w14:paraId="54FAE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58A7013C">
            <w:pPr>
              <w:ind w:firstLine="0"/>
              <w:jc w:val="center"/>
              <w:rPr>
                <w:rFonts w:ascii="方正书宋_GBK" w:hAnsi="方正书宋_GBK" w:cs="方正书宋_GBK"/>
                <w:lang w:bidi="ar"/>
              </w:rPr>
            </w:pPr>
            <w:r>
              <w:rPr>
                <w:rFonts w:hint="eastAsia" w:ascii="方正书宋_GBK" w:hAnsi="方正书宋_GBK" w:cs="方正书宋_GBK"/>
                <w:lang w:bidi="ar"/>
              </w:rPr>
              <w:t>4</w:t>
            </w:r>
          </w:p>
        </w:tc>
        <w:tc>
          <w:tcPr>
            <w:tcW w:w="4081" w:type="dxa"/>
          </w:tcPr>
          <w:p w14:paraId="19E72ECB">
            <w:pPr>
              <w:ind w:firstLine="208" w:firstLineChars="100"/>
              <w:rPr>
                <w:rFonts w:ascii="方正书宋_GBK" w:hAnsi="方正书宋_GBK" w:cs="方正书宋_GBK"/>
                <w:lang w:eastAsia="zh" w:bidi="ar"/>
              </w:rPr>
            </w:pPr>
            <w:r>
              <w:rPr>
                <w:rFonts w:ascii="方正书宋_GBK" w:hAnsi="方正书宋_GBK" w:cs="方正书宋_GBK"/>
                <w:lang w:bidi="ar"/>
              </w:rPr>
              <w:t xml:space="preserve">对每个 </w:t>
            </w:r>
            <w:r>
              <w:rPr>
                <w:position w:val="-12"/>
              </w:rPr>
              <w:object>
                <v:shape id="_x0000_i1083" o:spt="75" type="#_x0000_t75" style="height:18pt;width:33.25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p>
        </w:tc>
      </w:tr>
      <w:tr w14:paraId="75223D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3961F462">
            <w:pPr>
              <w:ind w:firstLine="0"/>
              <w:jc w:val="center"/>
              <w:rPr>
                <w:rFonts w:ascii="方正书宋_GBK" w:hAnsi="方正书宋_GBK" w:cs="方正书宋_GBK"/>
                <w:lang w:bidi="ar"/>
              </w:rPr>
            </w:pPr>
            <w:r>
              <w:rPr>
                <w:rFonts w:hint="eastAsia" w:ascii="方正书宋_GBK" w:hAnsi="方正书宋_GBK" w:cs="方正书宋_GBK"/>
                <w:lang w:bidi="ar"/>
              </w:rPr>
              <w:t>5</w:t>
            </w:r>
          </w:p>
        </w:tc>
        <w:tc>
          <w:tcPr>
            <w:tcW w:w="4081" w:type="dxa"/>
          </w:tcPr>
          <w:p w14:paraId="7DE92AF7">
            <w:pPr>
              <w:ind w:firstLine="0"/>
              <w:rPr>
                <w:rFonts w:ascii="方正书宋_GBK" w:hAnsi="方正书宋_GBK" w:cs="方正书宋_GBK"/>
                <w:lang w:eastAsia="zh" w:bidi="ar"/>
              </w:rPr>
            </w:pPr>
            <w:r>
              <w:rPr>
                <w:rFonts w:hint="eastAsia" w:ascii="方正书宋_GBK" w:hAnsi="方正书宋_GBK" w:cs="方正书宋_GBK"/>
                <w:lang w:bidi="ar"/>
              </w:rPr>
              <w:t xml:space="preserve">    </w:t>
            </w:r>
            <w:r>
              <w:rPr>
                <w:rFonts w:ascii="方正书宋_GBK" w:hAnsi="方正书宋_GBK" w:cs="方正书宋_GBK"/>
                <w:lang w:bidi="ar"/>
              </w:rPr>
              <w:t>计算</w:t>
            </w:r>
            <w:r>
              <w:rPr>
                <w:position w:val="-14"/>
              </w:rPr>
              <w:object>
                <v:shape id="_x0000_i1084" o:spt="75" type="#_x0000_t75" style="height:19.85pt;width:108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p>
        </w:tc>
      </w:tr>
      <w:tr w14:paraId="4F2865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3DB10148">
            <w:pPr>
              <w:ind w:firstLine="0"/>
              <w:jc w:val="center"/>
              <w:rPr>
                <w:rFonts w:ascii="方正书宋_GBK" w:hAnsi="方正书宋_GBK" w:cs="方正书宋_GBK"/>
                <w:lang w:bidi="ar"/>
              </w:rPr>
            </w:pPr>
            <w:r>
              <w:rPr>
                <w:rFonts w:hint="eastAsia" w:ascii="方正书宋_GBK" w:hAnsi="方正书宋_GBK" w:cs="方正书宋_GBK"/>
                <w:lang w:bidi="ar"/>
              </w:rPr>
              <w:t>6</w:t>
            </w:r>
          </w:p>
        </w:tc>
        <w:tc>
          <w:tcPr>
            <w:tcW w:w="4081" w:type="dxa"/>
          </w:tcPr>
          <w:p w14:paraId="4A8AF010">
            <w:pPr>
              <w:ind w:firstLine="208" w:firstLineChars="100"/>
              <w:rPr>
                <w:rFonts w:ascii="方正书宋_GBK" w:hAnsi="方正书宋_GBK" w:cs="方正书宋_GBK"/>
                <w:lang w:eastAsia="zh" w:bidi="ar"/>
              </w:rPr>
            </w:pPr>
            <w:r>
              <w:rPr>
                <w:rFonts w:ascii="方正书宋_GBK" w:hAnsi="方正书宋_GBK" w:cs="方正书宋_GBK"/>
                <w:lang w:bidi="ar"/>
              </w:rPr>
              <w:t>取</w:t>
            </w:r>
            <w:r>
              <w:rPr>
                <w:position w:val="-14"/>
              </w:rPr>
              <w:object>
                <v:shape id="_x0000_i1085" o:spt="75" type="#_x0000_t75" style="height:19.85pt;width:103.85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p>
        </w:tc>
      </w:tr>
      <w:tr w14:paraId="169896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5BCC1CCC">
            <w:pPr>
              <w:ind w:firstLine="0"/>
              <w:jc w:val="center"/>
              <w:rPr>
                <w:rFonts w:ascii="方正书宋_GBK" w:hAnsi="方正书宋_GBK" w:cs="方正书宋_GBK"/>
                <w:lang w:bidi="ar"/>
              </w:rPr>
            </w:pPr>
            <w:r>
              <w:rPr>
                <w:rFonts w:hint="eastAsia" w:ascii="方正书宋_GBK" w:hAnsi="方正书宋_GBK" w:cs="方正书宋_GBK"/>
                <w:lang w:bidi="ar"/>
              </w:rPr>
              <w:t>7</w:t>
            </w:r>
          </w:p>
        </w:tc>
        <w:tc>
          <w:tcPr>
            <w:tcW w:w="4081" w:type="dxa"/>
          </w:tcPr>
          <w:p w14:paraId="4079AAC1">
            <w:pPr>
              <w:ind w:firstLine="0"/>
              <w:rPr>
                <w:rFonts w:ascii="方正书宋_GBK" w:hAnsi="方正书宋_GBK" w:cs="方正书宋_GBK"/>
                <w:b/>
                <w:bCs/>
                <w:lang w:bidi="ar"/>
              </w:rPr>
            </w:pPr>
            <w:r>
              <w:rPr>
                <w:rFonts w:ascii="方正书宋_GBK" w:hAnsi="方正书宋_GBK" w:cs="方正书宋_GBK"/>
                <w:b/>
                <w:bCs/>
                <w:lang w:bidi="ar"/>
              </w:rPr>
              <w:t>end for</w:t>
            </w:r>
          </w:p>
        </w:tc>
      </w:tr>
      <w:tr w14:paraId="6F4F4A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76D21438">
            <w:pPr>
              <w:ind w:firstLine="0"/>
              <w:jc w:val="center"/>
              <w:rPr>
                <w:rFonts w:ascii="方正书宋_GBK" w:hAnsi="方正书宋_GBK" w:cs="方正书宋_GBK"/>
                <w:lang w:bidi="ar"/>
              </w:rPr>
            </w:pPr>
            <w:r>
              <w:rPr>
                <w:rFonts w:hint="eastAsia" w:ascii="方正书宋_GBK" w:hAnsi="方正书宋_GBK" w:cs="方正书宋_GBK"/>
                <w:lang w:bidi="ar"/>
              </w:rPr>
              <w:t>8</w:t>
            </w:r>
          </w:p>
        </w:tc>
        <w:tc>
          <w:tcPr>
            <w:tcW w:w="4081" w:type="dxa"/>
          </w:tcPr>
          <w:p w14:paraId="745EAE3D">
            <w:pPr>
              <w:ind w:firstLine="0"/>
              <w:rPr>
                <w:rFonts w:ascii="方正书宋_GBK" w:hAnsi="方正书宋_GBK" w:cs="方正书宋_GBK"/>
                <w:lang w:eastAsia="zh" w:bidi="ar"/>
              </w:rPr>
            </w:pPr>
            <w:r>
              <w:rPr>
                <w:rFonts w:ascii="方正书宋_GBK" w:hAnsi="方正书宋_GBK" w:cs="方正书宋_GBK"/>
                <w:lang w:bidi="ar"/>
              </w:rPr>
              <w:t xml:space="preserve">返回 </w:t>
            </w:r>
            <w:r>
              <w:rPr>
                <w:position w:val="-16"/>
              </w:rPr>
              <w:object>
                <v:shape id="_x0000_i1086" o:spt="75" type="#_x0000_t75" style="height:22.15pt;width:31.85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p>
        </w:tc>
      </w:tr>
    </w:tbl>
    <w:p w14:paraId="7D4E5F60">
      <w:pPr>
        <w:ind w:firstLine="416" w:firstLineChars="200"/>
        <w:rPr>
          <w:rFonts w:ascii="方正书宋_GBK" w:hAnsi="方正书宋_GBK" w:cs="方正书宋_GBK"/>
          <w:lang w:bidi="ar"/>
        </w:rPr>
      </w:pPr>
      <w:ins w:id="13" w:author="Claude" w:date="2026-06-20T00:00:00Z">
        <w:r>
          <w:rPr>
            <w:rFonts w:hint="eastAsia" w:ascii="方正书宋_GBK" w:hAnsi="方正书宋_GBK" w:cs="方正书宋_GBK"/>
            <w:lang w:bidi="ar"/>
          </w:rPr>
          <w:t>在参数设置方面，</w:t>
        </w:r>
      </w:ins>
      <w:ins w:id="14" w:author="Claude" w:date="2026-06-20T00:00:00Z">
        <w:r>
          <w:rPr>
            <w:lang w:bidi="ar"/>
          </w:rPr>
          <w:t>β</w:t>
        </w:r>
      </w:ins>
      <w:ins w:id="15" w:author="Claude" w:date="2026-06-20T00:00:00Z">
        <w:r>
          <w:rPr>
            <w:rFonts w:hint="eastAsia" w:ascii="方正书宋_GBK" w:hAnsi="方正书宋_GBK" w:cs="方正书宋_GBK"/>
            <w:lang w:bidi="ar"/>
          </w:rPr>
          <w:t>=</w:t>
        </w:r>
      </w:ins>
      <w:ins w:id="16" w:author="Claude" w:date="2026-06-20T00:00:00Z">
        <w:r>
          <w:rPr>
            <w:lang w:bidi="ar"/>
          </w:rPr>
          <w:t>1.0</w:t>
        </w:r>
      </w:ins>
      <w:ins w:id="17" w:author="Claude" w:date="2026-06-20T00:00:00Z">
        <w:r>
          <w:rPr>
            <w:rFonts w:hint="eastAsia" w:ascii="方正书宋_GBK" w:hAnsi="方正书宋_GBK" w:cs="方正书宋_GBK"/>
            <w:lang w:bidi="ar"/>
          </w:rPr>
          <w:t>、</w:t>
        </w:r>
      </w:ins>
      <w:ins w:id="18" w:author="Claude" w:date="2026-06-20T00:00:00Z">
        <w:r>
          <w:rPr>
            <w:lang w:bidi="ar"/>
          </w:rPr>
          <w:t>γ</w:t>
        </w:r>
      </w:ins>
      <w:ins w:id="19" w:author="Claude" w:date="2026-06-20T00:00:00Z">
        <w:r>
          <w:rPr>
            <w:rFonts w:hint="eastAsia" w:ascii="方正书宋_GBK" w:hAnsi="方正书宋_GBK" w:cs="方正书宋_GBK"/>
            <w:lang w:bidi="ar"/>
          </w:rPr>
          <w:t>=</w:t>
        </w:r>
      </w:ins>
      <w:ins w:id="20" w:author="Claude" w:date="2026-06-20T00:00:00Z">
        <w:r>
          <w:rPr>
            <w:lang w:bidi="ar"/>
          </w:rPr>
          <w:t>50</w:t>
        </w:r>
      </w:ins>
      <w:ins w:id="21" w:author="Claude" w:date="2026-06-20T00:00:00Z">
        <w:r>
          <w:rPr>
            <w:rFonts w:hint="eastAsia" w:ascii="方正书宋_GBK" w:hAnsi="方正书宋_GBK" w:cs="方正书宋_GBK"/>
            <w:lang w:bidi="ar"/>
          </w:rPr>
          <w:t>。β 设为 1.0 使对话线平滑度与主题连续性处于同一量级；γ 取较大值 50 是因为顺序翻转对视觉可读性的损害远大于单次位置偏移，需要更强的惩罚来抑制相邻行之间主题排列的频繁翻转。在候选布局生成方面，对于每个对话轮次，首先将该轮次出现的主题分为“新主题”（上一轮次未出现）和“旧主题”（上一轮次已出现）两类：新主题按其全局基准顺序固定在对应位置，仅对旧主题进行全排列枚举以生成候选排列。这一策略利用了“新主题的出现位置相对确定、旧主题的重新排列是改善布局的关键”这一观察，将搜索空间从全体 n! 降低至 k!（k 为旧主题数量），在实际对话中 k 通常不超过 4，使得穷举搜索可实时完成。在计算复杂度方面，设 m 为对话轮次数，每轮出现的抽象主题数不超过 n，则该算法的时间复杂度为 O(m × n! × n)；在实践中由于 n ≤ 6 且采用新主题固定策略，单轮枚举通常不超过 24 个候选排列（4!），整个优化可在数十毫秒内完成，满足交互式可视化的实时性要求。</w:t>
        </w:r>
      </w:ins>
    </w:p>
    <w:p w14:paraId="655A242C">
      <w:pPr>
        <w:widowControl/>
        <w:jc w:val="left"/>
        <w:rPr>
          <w:rFonts w:hAnsi="Cambria Math"/>
        </w:rPr>
      </w:pPr>
    </w:p>
    <w:p w14:paraId="4E2A8719">
      <w:pPr>
        <w:pStyle w:val="9"/>
        <w:overflowPunct w:val="0"/>
      </w:pPr>
      <w:r>
        <w:rPr>
          <w:rFonts w:hint="eastAsia"/>
          <w:b/>
          <w:bCs w:val="0"/>
        </w:rPr>
        <w:t>3</w:t>
      </w:r>
      <w:r>
        <w:rPr>
          <w:b/>
          <w:bCs w:val="0"/>
        </w:rPr>
        <w:t>.</w:t>
      </w:r>
      <w:r>
        <w:rPr>
          <w:rFonts w:hint="eastAsia"/>
          <w:b/>
          <w:bCs w:val="0"/>
        </w:rPr>
        <w:t>3</w:t>
      </w:r>
      <w:r>
        <w:t xml:space="preserve">  </w:t>
      </w:r>
      <w:r>
        <w:rPr>
          <w:rFonts w:hint="eastAsia"/>
          <w:b/>
          <w:bCs w:val="0"/>
        </w:rPr>
        <w:t>系统原型实现</w:t>
      </w:r>
    </w:p>
    <w:p w14:paraId="508D9F20">
      <w:pPr>
        <w:rPr>
          <w:rFonts w:ascii="方正书宋_GBK" w:hAnsi="方正书宋_GBK" w:cs="方正书宋_GBK"/>
          <w:lang w:bidi="ar"/>
        </w:rPr>
      </w:pPr>
      <w:r>
        <w:rPr>
          <w:rFonts w:hint="eastAsia" w:ascii="方正书宋_GBK" w:hAnsi="方正书宋_GBK" w:cs="方正书宋_GBK"/>
          <w:lang w:bidi="ar"/>
        </w:rPr>
        <w:t>我们开发了一个原型系统用于展示</w:t>
      </w:r>
      <w:r>
        <w:rPr>
          <w:lang w:bidi="ar"/>
        </w:rPr>
        <w:t>TopicTrace</w:t>
      </w:r>
      <w:r>
        <w:rPr>
          <w:rFonts w:hint="eastAsia" w:ascii="方正书宋_GBK" w:hAnsi="方正书宋_GBK" w:cs="方正书宋_GBK"/>
          <w:lang w:bidi="ar"/>
        </w:rPr>
        <w:t>的实用性，并基于该系统开展案例研究。</w:t>
      </w:r>
    </w:p>
    <w:p w14:paraId="2B4ADF1D">
      <w:r>
        <w:rPr>
          <w:rFonts w:hint="eastAsia" w:ascii="方正书宋_GBK" w:hAnsi="方正书宋_GBK" w:cs="方正书宋_GBK"/>
          <w:lang w:bidi="ar"/>
        </w:rPr>
        <w:t>界面由左右两个互补的视图构成：左侧为</w:t>
      </w:r>
      <w:r>
        <w:rPr>
          <w:rFonts w:hint="eastAsia" w:ascii="方正书宋_GBK" w:hAnsi="方正书宋_GBK" w:cs="方正书宋_GBK"/>
          <w:b/>
          <w:bCs/>
          <w:lang w:bidi="ar"/>
        </w:rPr>
        <w:t>对话内容视图</w:t>
      </w:r>
      <w:r>
        <w:rPr>
          <w:rFonts w:hint="eastAsia" w:ascii="方正书宋_GBK" w:hAnsi="方正书宋_GBK" w:cs="方正书宋_GBK"/>
          <w:lang w:bidi="ar"/>
        </w:rPr>
        <w:t>，右侧为</w:t>
      </w:r>
      <w:r>
        <w:rPr>
          <w:rFonts w:hint="eastAsia" w:ascii="方正书宋_GBK" w:hAnsi="方正书宋_GBK" w:cs="方正书宋_GBK"/>
          <w:b/>
          <w:bCs/>
          <w:lang w:bidi="ar"/>
        </w:rPr>
        <w:t>主题演化视图</w:t>
      </w:r>
      <w:r>
        <w:rPr>
          <w:rFonts w:hint="eastAsia" w:ascii="方正书宋_GBK" w:hAnsi="方正书宋_GBK" w:cs="方正书宋_GBK"/>
          <w:lang w:bidi="ar"/>
        </w:rPr>
        <w:t>。两者共享对话轮次，并通过高亮与定位交互形成联动，从而支持用户在</w:t>
      </w:r>
      <w:r>
        <w:rPr>
          <w:lang w:bidi="ar"/>
        </w:rPr>
        <w:t>“</w:t>
      </w:r>
      <w:r>
        <w:rPr>
          <w:rFonts w:hint="eastAsia" w:ascii="方正书宋_GBK" w:hAnsi="方正书宋_GBK" w:cs="方正书宋_GBK"/>
          <w:lang w:bidi="ar"/>
        </w:rPr>
        <w:t>概览结构</w:t>
      </w:r>
      <w:r>
        <w:rPr>
          <w:lang w:bidi="ar"/>
        </w:rPr>
        <w:t>”</w:t>
      </w:r>
      <w:r>
        <w:rPr>
          <w:rFonts w:hint="eastAsia" w:ascii="方正书宋_GBK" w:hAnsi="方正书宋_GBK" w:cs="方正书宋_GBK"/>
          <w:lang w:bidi="ar"/>
        </w:rPr>
        <w:t>和</w:t>
      </w:r>
      <w:r>
        <w:rPr>
          <w:lang w:bidi="ar"/>
        </w:rPr>
        <w:t>“</w:t>
      </w:r>
      <w:r>
        <w:rPr>
          <w:rFonts w:hint="eastAsia" w:ascii="方正书宋_GBK" w:hAnsi="方正书宋_GBK" w:cs="方正书宋_GBK"/>
          <w:lang w:bidi="ar"/>
        </w:rPr>
        <w:t>原文细节</w:t>
      </w:r>
      <w:r>
        <w:rPr>
          <w:lang w:bidi="ar"/>
        </w:rPr>
        <w:t>”</w:t>
      </w:r>
      <w:r>
        <w:rPr>
          <w:rFonts w:hint="eastAsia" w:ascii="方正书宋_GBK" w:hAnsi="方正书宋_GBK" w:cs="方正书宋_GBK"/>
          <w:lang w:bidi="ar"/>
        </w:rPr>
        <w:t>之间快速切换。</w:t>
      </w:r>
    </w:p>
    <w:p w14:paraId="641E6EAE">
      <w:pPr>
        <w:keepNext/>
        <w:ind w:firstLine="0"/>
      </w:pPr>
      <w:r>
        <w:rPr>
          <w:rFonts w:hint="eastAsia"/>
          <w:snapToGrid/>
        </w:rPr>
        <w:drawing>
          <wp:inline distT="0" distB="0" distL="0" distR="0">
            <wp:extent cx="2738120" cy="1315720"/>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738230" cy="1315720"/>
                    </a:xfrm>
                    <a:prstGeom prst="rect">
                      <a:avLst/>
                    </a:prstGeom>
                  </pic:spPr>
                </pic:pic>
              </a:graphicData>
            </a:graphic>
          </wp:inline>
        </w:drawing>
      </w:r>
    </w:p>
    <w:p w14:paraId="7E89042A">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4</w:t>
      </w:r>
      <w:r>
        <w:fldChar w:fldCharType="end"/>
      </w:r>
      <w:r>
        <w:t>点击局部主题定位原文</w:t>
      </w:r>
    </w:p>
    <w:p w14:paraId="4C353EC1">
      <w:pPr>
        <w:rPr>
          <w:lang w:bidi="ar"/>
        </w:rPr>
      </w:pPr>
      <w:r>
        <w:rPr>
          <w:lang w:bidi="ar"/>
        </w:rPr>
        <w:t>对话内容视图主要展示原文对话，方便用户阅读原文内容，同时其与主题演化视图保持联动：当用户在主题演化视图中选中某一局部主题时，系统会自动定位其对应的原文，支持用户在证据层面核对语境、提取关键表述并形成判断（</w:t>
      </w:r>
      <w:r>
        <w:rPr>
          <w:b/>
          <w:lang w:bidi="ar"/>
        </w:rPr>
        <w:t>R3</w:t>
      </w:r>
      <w:r>
        <w:rPr>
          <w:lang w:bidi="ar"/>
        </w:rPr>
        <w:t>）。</w:t>
      </w:r>
    </w:p>
    <w:p w14:paraId="31B54C7A">
      <w:pPr>
        <w:rPr>
          <w:lang w:bidi="ar"/>
        </w:rPr>
      </w:pPr>
      <w:r>
        <w:rPr>
          <w:lang w:bidi="ar"/>
        </w:rPr>
        <w:t>主题演化视图通过上述算法渲染得到的主题河流。用户可在该视图中通过点击主题河流区域展开得到局部主题列表，然后点击查看局部主题的原文信息和关键词（图4）</w:t>
      </w:r>
      <w:r>
        <w:t>与问题解决状态，从</w:t>
      </w:r>
      <w:r>
        <w:rPr>
          <w:lang w:bidi="ar"/>
        </w:rPr>
        <w:t>而快速定位关键信息（</w:t>
      </w:r>
      <w:r>
        <w:rPr>
          <w:b/>
          <w:lang w:bidi="ar"/>
        </w:rPr>
        <w:t>R4</w:t>
      </w:r>
      <w:r>
        <w:rPr>
          <w:lang w:bidi="ar"/>
        </w:rPr>
        <w:t>）。此外，主题演化视图提供基于发言人的交互筛选：用户可点击角色图例选择某一发言人，TopicTrace将仅保留该发言人提出的局部主题（及其对应关键词），其余发言人的局部主题被隐藏，从而支持对单一发言人的主题脉络进行聚焦分析（</w:t>
      </w:r>
      <w:r>
        <w:rPr>
          <w:b/>
          <w:bCs/>
          <w:lang w:bidi="ar"/>
        </w:rPr>
        <w:t>R5</w:t>
      </w:r>
      <w:r>
        <w:rPr>
          <w:lang w:bidi="ar"/>
        </w:rPr>
        <w:t>）。</w:t>
      </w:r>
    </w:p>
    <w:p w14:paraId="7D2AE0B9">
      <w:pPr>
        <w:keepNext/>
        <w:ind w:firstLine="0"/>
        <w:jc w:val="center"/>
      </w:pPr>
      <w:r>
        <w:rPr>
          <w:rFonts w:hint="eastAsia" w:eastAsia="宋体"/>
        </w:rPr>
        <w:drawing>
          <wp:inline distT="0" distB="0" distL="114300" distR="114300">
            <wp:extent cx="2851150" cy="3133725"/>
            <wp:effectExtent l="0" t="0" r="6350" b="9525"/>
            <wp:docPr id="6" name="图片 5" descr="/data/weboffice/tmp/webword_3629921062/post_object_image_242841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data/weboffice/tmp/webword_3629921062/post_object_image_2428410940"/>
                    <pic:cNvPicPr>
                      <a:picLocks noChangeAspect="1"/>
                    </pic:cNvPicPr>
                  </pic:nvPicPr>
                  <pic:blipFill>
                    <a:blip r:embed="rId141"/>
                    <a:stretch>
                      <a:fillRect/>
                    </a:stretch>
                  </pic:blipFill>
                  <pic:spPr>
                    <a:xfrm>
                      <a:off x="0" y="0"/>
                      <a:ext cx="2851150" cy="3134032"/>
                    </a:xfrm>
                    <a:prstGeom prst="rect">
                      <a:avLst/>
                    </a:prstGeom>
                    <a:noFill/>
                    <a:ln>
                      <a:noFill/>
                    </a:ln>
                  </pic:spPr>
                </pic:pic>
              </a:graphicData>
            </a:graphic>
          </wp:inline>
        </w:drawing>
      </w:r>
    </w:p>
    <w:p w14:paraId="47303DD3">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5</w:t>
      </w:r>
      <w:r>
        <w:fldChar w:fldCharType="end"/>
      </w:r>
      <w:r>
        <w:t>心理疾病咨询案例</w:t>
      </w:r>
    </w:p>
    <w:p w14:paraId="4338DFDB"/>
    <w:p w14:paraId="1343C069">
      <w:pPr>
        <w:pStyle w:val="8"/>
        <w:overflowPunct w:val="0"/>
        <w:rPr>
          <w:color w:val="FF0000"/>
        </w:rPr>
      </w:pPr>
      <w:r>
        <w:rPr>
          <w:rFonts w:hint="eastAsia"/>
          <w:b/>
        </w:rPr>
        <w:t>4</w:t>
      </w:r>
      <w:r>
        <w:rPr>
          <w:b/>
        </w:rPr>
        <w:t xml:space="preserve">  </w:t>
      </w:r>
      <w:r>
        <w:rPr>
          <w:rFonts w:hint="eastAsia"/>
          <w:b/>
        </w:rPr>
        <w:t>评估</w:t>
      </w:r>
    </w:p>
    <w:p w14:paraId="293938B0">
      <w:pPr>
        <w:pStyle w:val="9"/>
        <w:overflowPunct w:val="0"/>
      </w:pPr>
      <w:r>
        <w:rPr>
          <w:rFonts w:hint="eastAsia"/>
          <w:b/>
          <w:bCs w:val="0"/>
        </w:rPr>
        <w:t>4</w:t>
      </w:r>
      <w:r>
        <w:rPr>
          <w:b/>
          <w:bCs w:val="0"/>
        </w:rPr>
        <w:t>.1</w:t>
      </w:r>
      <w:r>
        <w:t xml:space="preserve">  </w:t>
      </w:r>
      <w:r>
        <w:rPr>
          <w:rFonts w:hint="eastAsia"/>
          <w:b/>
          <w:bCs w:val="0"/>
        </w:rPr>
        <w:t>案例分析</w:t>
      </w:r>
    </w:p>
    <w:p w14:paraId="134088CA">
      <w:pPr>
        <w:ind w:firstLine="0"/>
        <w:rPr>
          <w:rFonts w:ascii="黑体" w:hAnsi="宋体" w:eastAsia="黑体" w:cs="黑体"/>
          <w:b/>
          <w:sz w:val="21"/>
          <w:szCs w:val="21"/>
          <w:lang w:bidi="ar"/>
        </w:rPr>
      </w:pPr>
      <w:r>
        <w:rPr>
          <w:rFonts w:hint="eastAsia" w:ascii="黑体" w:hAnsi="宋体" w:eastAsia="黑体" w:cs="黑体"/>
          <w:b/>
          <w:sz w:val="21"/>
          <w:szCs w:val="21"/>
          <w:lang w:bidi="ar"/>
        </w:rPr>
        <w:t>案例</w:t>
      </w:r>
      <w:r>
        <w:rPr>
          <w:rFonts w:eastAsia="黑体"/>
          <w:b/>
          <w:sz w:val="21"/>
          <w:szCs w:val="21"/>
          <w:lang w:bidi="ar"/>
        </w:rPr>
        <w:t>1</w:t>
      </w:r>
      <w:r>
        <w:rPr>
          <w:rFonts w:hint="eastAsia" w:ascii="黑体" w:hAnsi="宋体" w:eastAsia="黑体" w:cs="黑体"/>
          <w:b/>
          <w:sz w:val="21"/>
          <w:szCs w:val="21"/>
          <w:lang w:bidi="ar"/>
        </w:rPr>
        <w:t>：心理患者咨询案例</w:t>
      </w:r>
    </w:p>
    <w:p w14:paraId="149E4A3E">
      <w:pPr>
        <w:widowControl/>
        <w:rPr>
          <w:rFonts w:ascii="方正书宋_GBK" w:hAnsi="方正书宋_GBK" w:cs="方正书宋_GBK"/>
          <w:lang w:bidi="ar"/>
        </w:rPr>
      </w:pPr>
      <w:r>
        <w:rPr>
          <w:rFonts w:hint="eastAsia" w:ascii="方正书宋_GBK" w:hAnsi="方正书宋_GBK" w:cs="方正书宋_GBK"/>
          <w:lang w:bidi="ar"/>
        </w:rPr>
        <w:t>本案例数据来自一段心理疾病患者</w:t>
      </w:r>
      <w:r>
        <w:rPr>
          <w:lang w:bidi="ar"/>
        </w:rPr>
        <w:t>AI</w:t>
      </w:r>
      <w:r>
        <w:rPr>
          <w:rFonts w:hint="eastAsia" w:ascii="方正书宋_GBK" w:hAnsi="方正书宋_GBK" w:cs="方正书宋_GBK"/>
          <w:lang w:bidi="ar"/>
        </w:rPr>
        <w:t xml:space="preserve">助手的长对话记录，约 </w:t>
      </w:r>
      <w:r>
        <w:rPr>
          <w:lang w:bidi="ar"/>
        </w:rPr>
        <w:t>120</w:t>
      </w:r>
      <w:r>
        <w:rPr>
          <w:rFonts w:hint="eastAsia" w:ascii="方正书宋_GBK" w:hAnsi="方正书宋_GBK" w:cs="方正书宋_GBK"/>
          <w:lang w:bidi="ar"/>
        </w:rPr>
        <w:t>轮对话，文本规模约</w:t>
      </w:r>
      <w:r>
        <w:rPr>
          <w:lang w:bidi="ar"/>
        </w:rPr>
        <w:t>10</w:t>
      </w:r>
      <w:r>
        <w:rPr>
          <w:rFonts w:hint="eastAsia" w:ascii="方正书宋_GBK" w:hAnsi="方正书宋_GBK" w:cs="方正书宋_GBK"/>
          <w:lang w:bidi="ar"/>
        </w:rPr>
        <w:t>万字。心理医生</w:t>
      </w:r>
      <w:r>
        <w:rPr>
          <w:lang w:bidi="ar"/>
        </w:rPr>
        <w:t>Tom</w:t>
      </w:r>
      <w:r>
        <w:rPr>
          <w:rFonts w:hint="eastAsia" w:ascii="方正书宋_GBK" w:hAnsi="方正书宋_GBK" w:cs="方正书宋_GBK"/>
          <w:lang w:bidi="ar"/>
        </w:rPr>
        <w:t>接诊心理疾病患者</w:t>
      </w:r>
      <w:r>
        <w:rPr>
          <w:lang w:bidi="ar"/>
        </w:rPr>
        <w:t xml:space="preserve"> Ethan</w:t>
      </w:r>
      <w:r>
        <w:rPr>
          <w:rFonts w:hint="eastAsia" w:ascii="方正书宋_GBK" w:hAnsi="方正书宋_GBK" w:cs="方正书宋_GBK"/>
          <w:lang w:bidi="ar"/>
        </w:rPr>
        <w:t>。治疗结束后，</w:t>
      </w:r>
      <w:r>
        <w:rPr>
          <w:lang w:bidi="ar"/>
        </w:rPr>
        <w:t>Ethan</w:t>
      </w:r>
      <w:r>
        <w:rPr>
          <w:rFonts w:hint="eastAsia" w:ascii="方正书宋_GBK" w:hAnsi="方正书宋_GBK" w:cs="方正书宋_GBK"/>
          <w:lang w:bidi="ar"/>
        </w:rPr>
        <w:t xml:space="preserve">向 </w:t>
      </w:r>
      <w:r>
        <w:rPr>
          <w:lang w:bidi="ar"/>
        </w:rPr>
        <w:t>Tom</w:t>
      </w:r>
      <w:r>
        <w:rPr>
          <w:rFonts w:hint="eastAsia" w:ascii="方正书宋_GBK" w:hAnsi="方正书宋_GBK" w:cs="方正书宋_GBK"/>
          <w:lang w:bidi="ar"/>
        </w:rPr>
        <w:t>提供了自己与</w:t>
      </w:r>
      <w:r>
        <w:rPr>
          <w:lang w:bidi="ar"/>
        </w:rPr>
        <w:t>AI</w:t>
      </w:r>
      <w:r>
        <w:rPr>
          <w:rFonts w:hint="eastAsia" w:ascii="方正书宋_GBK" w:hAnsi="方正书宋_GBK" w:cs="方正书宋_GBK"/>
          <w:lang w:bidi="ar"/>
        </w:rPr>
        <w:t>助手的聊天记录，并描述自己近期出现头昏、压力累积、注意力难以集中等。由于原文篇幅较长、内容跨度广，</w:t>
      </w:r>
      <w:r>
        <w:rPr>
          <w:lang w:bidi="ar"/>
        </w:rPr>
        <w:t>Tom</w:t>
      </w:r>
      <w:r>
        <w:rPr>
          <w:rFonts w:hint="eastAsia" w:ascii="方正书宋_GBK" w:hAnsi="方正书宋_GBK" w:cs="方正书宋_GBK"/>
          <w:lang w:bidi="ar"/>
        </w:rPr>
        <w:t>将对话上传至</w:t>
      </w:r>
      <w:r>
        <w:rPr>
          <w:lang w:bidi="ar"/>
        </w:rPr>
        <w:t>TopicTrace</w:t>
      </w:r>
      <w:r>
        <w:rPr>
          <w:rFonts w:hint="eastAsia" w:ascii="方正书宋_GBK" w:hAnsi="方正书宋_GBK" w:cs="方正书宋_GBK"/>
          <w:lang w:bidi="ar"/>
        </w:rPr>
        <w:t>，希望借助主题概览与原文证据快速把握问题结构与关键线索。</w:t>
      </w:r>
    </w:p>
    <w:p w14:paraId="7BAD6EE1">
      <w:r>
        <w:rPr>
          <w:rFonts w:hint="eastAsia" w:ascii="方正书宋_GBK" w:hAnsi="方正书宋_GBK" w:cs="方正书宋_GBK"/>
          <w:lang w:bidi="ar"/>
        </w:rPr>
        <w:t>在主题河流中，</w:t>
      </w:r>
      <w:r>
        <w:rPr>
          <w:lang w:bidi="ar"/>
        </w:rPr>
        <w:t>Tom</w:t>
      </w:r>
      <w:r>
        <w:rPr>
          <w:rFonts w:hint="eastAsia" w:ascii="方正书宋_GBK" w:hAnsi="方正书宋_GBK" w:cs="方正书宋_GBK"/>
          <w:lang w:bidi="ar"/>
        </w:rPr>
        <w:t>先沿时间轴自上而下扫读整体脉络：</w:t>
      </w:r>
      <w:r>
        <w:rPr>
          <w:lang w:bidi="ar"/>
        </w:rPr>
        <w:t>Ethan</w:t>
      </w:r>
      <w:r>
        <w:rPr>
          <w:rFonts w:hint="eastAsia" w:ascii="方正书宋_GBK" w:hAnsi="方正书宋_GBK" w:cs="方正书宋_GBK"/>
          <w:lang w:bidi="ar"/>
        </w:rPr>
        <w:t>的对话在多个主题间交替出现，既包括社交与情感困扰，也涉及外貌与健康管理，同时穿插对自信、压力的讨论。相较于逐句滚动，主题河流宽度的变化为</w:t>
      </w:r>
      <w:r>
        <w:rPr>
          <w:lang w:bidi="ar"/>
        </w:rPr>
        <w:t>Tom</w:t>
      </w:r>
      <w:r>
        <w:rPr>
          <w:rFonts w:hint="eastAsia" w:ascii="方正书宋_GBK" w:hAnsi="方正书宋_GBK" w:cs="方正书宋_GBK"/>
          <w:lang w:bidi="ar"/>
        </w:rPr>
        <w:t>提供了直观的</w:t>
      </w:r>
      <w:r>
        <w:rPr>
          <w:lang w:bidi="ar"/>
        </w:rPr>
        <w:t>“</w:t>
      </w:r>
      <w:r>
        <w:rPr>
          <w:rFonts w:hint="eastAsia" w:ascii="方正书宋_GBK" w:hAnsi="方正书宋_GBK" w:cs="方正书宋_GBK"/>
          <w:lang w:bidi="ar"/>
        </w:rPr>
        <w:t>信息密集提示</w:t>
      </w:r>
      <w:r>
        <w:rPr>
          <w:lang w:bidi="ar"/>
        </w:rPr>
        <w:t>”</w:t>
      </w:r>
      <w:r>
        <w:rPr>
          <w:rFonts w:hint="eastAsia" w:ascii="方正书宋_GBK" w:hAnsi="方正书宋_GBK" w:cs="方正书宋_GBK"/>
          <w:lang w:bidi="ar"/>
        </w:rPr>
        <w:t>。</w:t>
      </w:r>
      <w:r>
        <w:rPr>
          <w:lang w:bidi="ar"/>
        </w:rPr>
        <w:t>Tom</w:t>
      </w:r>
      <w:r>
        <w:rPr>
          <w:rFonts w:hint="eastAsia" w:ascii="方正书宋_GBK" w:hAnsi="方正书宋_GBK" w:cs="方正书宋_GBK"/>
          <w:lang w:bidi="ar"/>
        </w:rPr>
        <w:t>注意到在对话中后期出现一段河流宽度明显更宽的区域，这一现象表示该阶段的对话更集中、更可能承载关键困扰。</w:t>
      </w:r>
      <w:r>
        <w:rPr>
          <w:lang w:bidi="ar"/>
        </w:rPr>
        <w:t>Tom</w:t>
      </w:r>
      <w:r>
        <w:rPr>
          <w:rFonts w:hint="eastAsia" w:ascii="方正书宋_GBK" w:hAnsi="方正书宋_GBK" w:cs="方正书宋_GBK"/>
          <w:lang w:bidi="ar"/>
        </w:rPr>
        <w:t>选择以该区域为切入点细读，并依次梳理其中的三个核心主题。</w:t>
      </w:r>
    </w:p>
    <w:p w14:paraId="4783B176">
      <w:pPr>
        <w:widowControl/>
      </w:pPr>
      <w:r>
        <w:rPr>
          <w:rFonts w:hint="eastAsia" w:ascii="方正书宋_GBK" w:hAnsi="方正书宋_GBK" w:cs="方正书宋_GBK"/>
          <w:lang w:bidi="ar"/>
        </w:rPr>
        <w:t>首先，</w:t>
      </w:r>
      <w:r>
        <w:rPr>
          <w:lang w:bidi="ar"/>
        </w:rPr>
        <w:t>Tom</w:t>
      </w:r>
      <w:r>
        <w:rPr>
          <w:rFonts w:hint="eastAsia" w:ascii="方正书宋_GBK" w:hAnsi="方正书宋_GBK" w:cs="方正书宋_GBK"/>
          <w:lang w:bidi="ar"/>
        </w:rPr>
        <w:t>聚焦于</w:t>
      </w:r>
      <w:r>
        <w:rPr>
          <w:lang w:bidi="ar"/>
        </w:rPr>
        <w:t>“</w:t>
      </w:r>
      <w:r>
        <w:rPr>
          <w:rFonts w:hint="eastAsia" w:ascii="方正书宋_GBK" w:hAnsi="方正书宋_GBK" w:cs="方正书宋_GBK"/>
          <w:lang w:bidi="ar"/>
        </w:rPr>
        <w:t>社交与情感问题</w:t>
      </w:r>
      <w:r>
        <w:rPr>
          <w:lang w:bidi="ar"/>
        </w:rPr>
        <w:t>”</w:t>
      </w:r>
      <w:r>
        <w:rPr>
          <w:rFonts w:hint="eastAsia" w:ascii="方正书宋_GBK" w:hAnsi="方正书宋_GBK" w:cs="方正书宋_GBK"/>
          <w:lang w:bidi="ar"/>
        </w:rPr>
        <w:t>这一主题（图</w:t>
      </w:r>
      <w:r>
        <w:rPr>
          <w:lang w:bidi="ar"/>
        </w:rPr>
        <w:t>5 A</w:t>
      </w:r>
      <w:r>
        <w:rPr>
          <w:rFonts w:hint="eastAsia" w:ascii="方正书宋_GBK" w:hAnsi="方正书宋_GBK" w:cs="方正书宋_GBK"/>
          <w:lang w:bidi="ar"/>
        </w:rPr>
        <w:t>）。点击该主题河流后，河流展示了其内部的局部主题。</w:t>
      </w:r>
      <w:r>
        <w:rPr>
          <w:lang w:bidi="ar"/>
        </w:rPr>
        <w:t>Tom</w:t>
      </w:r>
      <w:r>
        <w:rPr>
          <w:rFonts w:hint="eastAsia" w:ascii="方正书宋_GBK" w:hAnsi="方正书宋_GBK" w:cs="方正书宋_GBK"/>
          <w:lang w:bidi="ar"/>
        </w:rPr>
        <w:t>从展示的内容中看到，这一阶段并非单纯的情绪宣泄，而是呈现出相对清晰的展开顺序：先是对社交的回避与害怕（如孤独感、与人接触的紧张与退缩），继而转向对亲密关系的困惑（如对恋爱的渴望、表达方式的不确定）（图</w:t>
      </w:r>
      <w:r>
        <w:rPr>
          <w:rFonts w:ascii="方正书宋_GBK" w:hAnsi="方正书宋_GBK" w:cs="方正书宋_GBK"/>
          <w:lang w:bidi="ar"/>
        </w:rPr>
        <w:t>5 A1</w:t>
      </w:r>
      <w:r>
        <w:rPr>
          <w:rFonts w:hint="eastAsia" w:ascii="方正书宋_GBK" w:hAnsi="方正书宋_GBK" w:cs="方正书宋_GBK"/>
          <w:lang w:bidi="ar"/>
        </w:rPr>
        <w:t>），最后出现具体的求助（例如希望提升表达能力、学习更可控的互动策略）。基于这一结构与原文证据，</w:t>
      </w:r>
      <w:r>
        <w:rPr>
          <w:lang w:bidi="ar"/>
        </w:rPr>
        <w:t>Tom</w:t>
      </w:r>
      <w:r>
        <w:rPr>
          <w:rFonts w:hint="eastAsia" w:ascii="方正书宋_GBK" w:hAnsi="方正书宋_GBK" w:cs="方正书宋_GBK"/>
          <w:lang w:bidi="ar"/>
        </w:rPr>
        <w:t>形成第一项专业判断：</w:t>
      </w:r>
      <w:r>
        <w:rPr>
          <w:lang w:bidi="ar"/>
        </w:rPr>
        <w:t>Ethan</w:t>
      </w:r>
      <w:r>
        <w:rPr>
          <w:rFonts w:hint="eastAsia" w:ascii="方正书宋_GBK" w:hAnsi="方正书宋_GBK" w:cs="方正书宋_GBK"/>
          <w:lang w:bidi="ar"/>
        </w:rPr>
        <w:t>的困扰并非</w:t>
      </w:r>
      <w:r>
        <w:rPr>
          <w:lang w:bidi="ar"/>
        </w:rPr>
        <w:t>“</w:t>
      </w:r>
      <w:r>
        <w:rPr>
          <w:rFonts w:hint="eastAsia" w:ascii="方正书宋_GBK" w:hAnsi="方正书宋_GBK" w:cs="方正书宋_GBK"/>
          <w:lang w:bidi="ar"/>
        </w:rPr>
        <w:t>拒绝关系</w:t>
      </w:r>
      <w:r>
        <w:rPr>
          <w:lang w:bidi="ar"/>
        </w:rPr>
        <w:t>”</w:t>
      </w:r>
      <w:r>
        <w:rPr>
          <w:rFonts w:hint="eastAsia" w:ascii="方正书宋_GBK" w:hAnsi="方正书宋_GBK" w:cs="方正书宋_GBK"/>
          <w:lang w:bidi="ar"/>
        </w:rPr>
        <w:t>，而更像是在</w:t>
      </w:r>
      <w:r>
        <w:rPr>
          <w:lang w:bidi="ar"/>
        </w:rPr>
        <w:t>“</w:t>
      </w:r>
      <w:r>
        <w:rPr>
          <w:rFonts w:hint="eastAsia" w:ascii="方正书宋_GBK" w:hAnsi="方正书宋_GBK" w:cs="方正书宋_GBK"/>
          <w:lang w:bidi="ar"/>
        </w:rPr>
        <w:t>强烈的期待被接纳</w:t>
      </w:r>
      <w:r>
        <w:rPr>
          <w:lang w:bidi="ar"/>
        </w:rPr>
        <w:t>”</w:t>
      </w:r>
      <w:r>
        <w:rPr>
          <w:rFonts w:hint="eastAsia" w:ascii="方正书宋_GBK" w:hAnsi="方正书宋_GBK" w:cs="方正书宋_GBK"/>
          <w:lang w:bidi="ar"/>
        </w:rPr>
        <w:t>与</w:t>
      </w:r>
      <w:r>
        <w:rPr>
          <w:lang w:bidi="ar"/>
        </w:rPr>
        <w:t>“</w:t>
      </w:r>
      <w:r>
        <w:rPr>
          <w:rFonts w:hint="eastAsia" w:ascii="方正书宋_GBK" w:hAnsi="方正书宋_GBK" w:cs="方正书宋_GBK"/>
          <w:lang w:bidi="ar"/>
        </w:rPr>
        <w:t>缺乏可立即尝试的方法</w:t>
      </w:r>
      <w:r>
        <w:rPr>
          <w:lang w:bidi="ar"/>
        </w:rPr>
        <w:t>”</w:t>
      </w:r>
      <w:r>
        <w:rPr>
          <w:rFonts w:hint="eastAsia" w:ascii="方正书宋_GBK" w:hAnsi="方正书宋_GBK" w:cs="方正书宋_GBK"/>
          <w:lang w:bidi="ar"/>
        </w:rPr>
        <w:t>之间反复拉扯</w:t>
      </w:r>
      <w:r>
        <w:rPr>
          <w:lang w:bidi="ar"/>
        </w:rPr>
        <w:t>——</w:t>
      </w:r>
      <w:r>
        <w:rPr>
          <w:rFonts w:hint="eastAsia" w:ascii="方正书宋_GBK" w:hAnsi="方正书宋_GBK" w:cs="方正书宋_GBK"/>
          <w:lang w:bidi="ar"/>
        </w:rPr>
        <w:t>渴望靠近，但因为没有把握而转向回避。与此同时，</w:t>
      </w:r>
      <w:r>
        <w:rPr>
          <w:lang w:bidi="ar"/>
        </w:rPr>
        <w:t>Tom</w:t>
      </w:r>
      <w:r>
        <w:rPr>
          <w:rFonts w:hint="eastAsia" w:ascii="方正书宋_GBK" w:hAnsi="方正书宋_GBK" w:cs="方正书宋_GBK"/>
          <w:lang w:bidi="ar"/>
        </w:rPr>
        <w:t>也注意到对话后半段出现</w:t>
      </w:r>
      <w:r>
        <w:rPr>
          <w:lang w:bidi="ar"/>
        </w:rPr>
        <w:t>“</w:t>
      </w:r>
      <w:r>
        <w:rPr>
          <w:rFonts w:hint="eastAsia" w:ascii="方正书宋_GBK" w:hAnsi="方正书宋_GBK" w:cs="方正书宋_GBK"/>
          <w:lang w:bidi="ar"/>
        </w:rPr>
        <w:t>想尝试</w:t>
      </w:r>
      <w:r>
        <w:rPr>
          <w:lang w:bidi="ar"/>
        </w:rPr>
        <w:t>”</w:t>
      </w:r>
      <w:r>
        <w:rPr>
          <w:rFonts w:hint="eastAsia" w:ascii="方正书宋_GBK" w:hAnsi="方正书宋_GBK" w:cs="方正书宋_GBK"/>
          <w:lang w:bidi="ar"/>
        </w:rPr>
        <w:t>的信号：</w:t>
      </w:r>
      <w:r>
        <w:rPr>
          <w:lang w:bidi="ar"/>
        </w:rPr>
        <w:t>Ethan</w:t>
      </w:r>
      <w:r>
        <w:rPr>
          <w:rFonts w:hint="eastAsia" w:ascii="方正书宋_GBK" w:hAnsi="方正书宋_GBK" w:cs="方正书宋_GBK"/>
          <w:lang w:bidi="ar"/>
        </w:rPr>
        <w:t>开始主动询问如何参与社交活动、如何邀约异性等更具体的问题，这显示Ethan仍保有求助意愿与改变动机。通过社交能力旁的问题解决标记，Tom进一步确认</w:t>
      </w:r>
      <w:r>
        <w:rPr>
          <w:rFonts w:ascii="方正书宋_GBK" w:hAnsi="方正书宋_GBK" w:cs="方正书宋_GBK"/>
          <w:lang w:bidi="ar"/>
        </w:rPr>
        <w:t>E</w:t>
      </w:r>
      <w:r>
        <w:rPr>
          <w:rFonts w:hint="eastAsia" w:ascii="方正书宋_GBK" w:hAnsi="方正书宋_GBK" w:cs="方正书宋_GBK"/>
          <w:lang w:bidi="ar"/>
        </w:rPr>
        <w:t>than关于如何挺高社交能力这一提问已经得到了A</w:t>
      </w:r>
      <w:r>
        <w:rPr>
          <w:rFonts w:ascii="方正书宋_GBK" w:hAnsi="方正书宋_GBK" w:cs="方正书宋_GBK"/>
          <w:lang w:bidi="ar"/>
        </w:rPr>
        <w:t>I</w:t>
      </w:r>
      <w:r>
        <w:rPr>
          <w:rFonts w:hint="eastAsia" w:ascii="方正书宋_GBK" w:hAnsi="方正书宋_GBK" w:cs="方正书宋_GBK"/>
          <w:lang w:bidi="ar"/>
        </w:rPr>
        <w:t>助手的有效回应。</w:t>
      </w:r>
    </w:p>
    <w:p w14:paraId="223BE24C">
      <w:r>
        <w:rPr>
          <w:rFonts w:hint="eastAsia" w:ascii="方正书宋_GBK" w:hAnsi="方正书宋_GBK" w:cs="方正书宋_GBK"/>
          <w:lang w:bidi="ar"/>
        </w:rPr>
        <w:t>随后，</w:t>
      </w:r>
      <w:r>
        <w:rPr>
          <w:lang w:bidi="ar"/>
        </w:rPr>
        <w:t>Tom</w:t>
      </w:r>
      <w:r>
        <w:rPr>
          <w:rFonts w:hint="eastAsia" w:ascii="方正书宋_GBK" w:hAnsi="方正书宋_GBK" w:cs="方正书宋_GBK"/>
          <w:lang w:bidi="ar"/>
        </w:rPr>
        <w:t>转向第二个主题</w:t>
      </w:r>
      <w:r>
        <w:rPr>
          <w:lang w:bidi="ar"/>
        </w:rPr>
        <w:t>“</w:t>
      </w:r>
      <w:r>
        <w:rPr>
          <w:rFonts w:hint="eastAsia" w:ascii="方正书宋_GBK" w:hAnsi="方正书宋_GBK" w:cs="方正书宋_GBK"/>
          <w:lang w:bidi="ar"/>
        </w:rPr>
        <w:t>外貌与健康管理</w:t>
      </w:r>
      <w:r>
        <w:rPr>
          <w:lang w:bidi="ar"/>
        </w:rPr>
        <w:t>”</w:t>
      </w:r>
      <w:r>
        <w:rPr>
          <w:rFonts w:hint="eastAsia" w:ascii="方正书宋_GBK" w:hAnsi="方正书宋_GBK" w:cs="方正书宋_GBK"/>
          <w:lang w:bidi="ar"/>
        </w:rPr>
        <w:t>（图</w:t>
      </w:r>
      <w:r>
        <w:rPr>
          <w:lang w:bidi="ar"/>
        </w:rPr>
        <w:t>5 B</w:t>
      </w:r>
      <w:r>
        <w:rPr>
          <w:rFonts w:hint="eastAsia" w:ascii="方正书宋_GBK" w:hAnsi="方正书宋_GBK" w:cs="方正书宋_GBK"/>
          <w:lang w:bidi="ar"/>
        </w:rPr>
        <w:t>）。该主题在时间轴中占据较大位置，</w:t>
      </w:r>
      <w:r>
        <w:rPr>
          <w:lang w:bidi="ar"/>
        </w:rPr>
        <w:t>Tom</w:t>
      </w:r>
      <w:r>
        <w:rPr>
          <w:rFonts w:hint="eastAsia" w:ascii="方正书宋_GBK" w:hAnsi="方正书宋_GBK" w:cs="方正书宋_GBK"/>
          <w:lang w:bidi="ar"/>
        </w:rPr>
        <w:t>点击该主题河流后，河流展开围绕外貌、减肥、运动与情绪状态的局部主题列表。</w:t>
      </w:r>
      <w:r>
        <w:rPr>
          <w:lang w:bidi="ar"/>
        </w:rPr>
        <w:t>To</w:t>
      </w:r>
      <w:r>
        <w:rPr>
          <w:rFonts w:hint="eastAsia"/>
          <w:lang w:bidi="ar"/>
        </w:rPr>
        <w:t>m</w:t>
      </w:r>
      <w:r>
        <w:rPr>
          <w:rFonts w:hint="eastAsia" w:ascii="方正书宋_GBK" w:hAnsi="方正书宋_GBK" w:cs="方正书宋_GBK"/>
          <w:lang w:bidi="ar"/>
        </w:rPr>
        <w:t>发现</w:t>
      </w:r>
      <w:r>
        <w:rPr>
          <w:lang w:bidi="ar"/>
        </w:rPr>
        <w:t>Ethan</w:t>
      </w:r>
      <w:r>
        <w:rPr>
          <w:rFonts w:hint="eastAsia" w:ascii="方正书宋_GBK" w:hAnsi="方正书宋_GBK" w:cs="方正书宋_GBK"/>
          <w:lang w:bidi="ar"/>
        </w:rPr>
        <w:t>在这里提出的问题高度具体，例如运动强度应如何设置、难以坚持时如何处理、情绪波动时如何调整等（图5</w:t>
      </w:r>
      <w:r>
        <w:rPr>
          <w:rFonts w:ascii="方正书宋_GBK" w:hAnsi="方正书宋_GBK" w:cs="方正书宋_GBK"/>
          <w:lang w:bidi="ar"/>
        </w:rPr>
        <w:t xml:space="preserve"> B1</w:t>
      </w:r>
      <w:r>
        <w:rPr>
          <w:rFonts w:hint="eastAsia" w:ascii="方正书宋_GBK" w:hAnsi="方正书宋_GBK" w:cs="方正书宋_GBK"/>
          <w:lang w:bidi="ar"/>
        </w:rPr>
        <w:t>）。</w:t>
      </w:r>
      <w:r>
        <w:rPr>
          <w:lang w:bidi="ar"/>
        </w:rPr>
        <w:t>Tom</w:t>
      </w:r>
      <w:r>
        <w:rPr>
          <w:rFonts w:hint="eastAsia" w:ascii="方正书宋_GBK" w:hAnsi="方正书宋_GBK" w:cs="方正书宋_GBK"/>
          <w:lang w:bidi="ar"/>
        </w:rPr>
        <w:t>将这种</w:t>
      </w:r>
      <w:r>
        <w:rPr>
          <w:lang w:bidi="ar"/>
        </w:rPr>
        <w:t>“</w:t>
      </w:r>
      <w:r>
        <w:rPr>
          <w:rFonts w:hint="eastAsia" w:ascii="方正书宋_GBK" w:hAnsi="方正书宋_GBK" w:cs="方正书宋_GBK"/>
          <w:lang w:bidi="ar"/>
        </w:rPr>
        <w:t>方法导向的追问</w:t>
      </w:r>
      <w:r>
        <w:rPr>
          <w:lang w:bidi="ar"/>
        </w:rPr>
        <w:t>”</w:t>
      </w:r>
      <w:r>
        <w:rPr>
          <w:rFonts w:hint="eastAsia" w:ascii="方正书宋_GBK" w:hAnsi="方正书宋_GBK" w:cs="方正书宋_GBK"/>
          <w:lang w:bidi="ar"/>
        </w:rPr>
        <w:t>视为积极线索：</w:t>
      </w:r>
      <w:r>
        <w:rPr>
          <w:lang w:bidi="ar"/>
        </w:rPr>
        <w:t>Ethan</w:t>
      </w:r>
      <w:r>
        <w:rPr>
          <w:rFonts w:hint="eastAsia" w:ascii="方正书宋_GBK" w:hAnsi="方正书宋_GBK" w:cs="方正书宋_GBK"/>
          <w:lang w:bidi="ar"/>
        </w:rPr>
        <w:t>并非仅停留在不满与焦虑上，而是在尝试为提升自身状态寻找可执行方法。与此同时，</w:t>
      </w:r>
      <w:r>
        <w:rPr>
          <w:lang w:bidi="ar"/>
        </w:rPr>
        <w:t>Tom</w:t>
      </w:r>
      <w:r>
        <w:rPr>
          <w:rFonts w:hint="eastAsia" w:ascii="方正书宋_GBK" w:hAnsi="方正书宋_GBK" w:cs="方正书宋_GBK"/>
          <w:lang w:bidi="ar"/>
        </w:rPr>
        <w:t>认为该主题与上一个主题社交困扰密切相关：外貌与体能焦虑可能导致其自我评价偏低，从而抬高社交场景中的心理门槛。</w:t>
      </w:r>
    </w:p>
    <w:p w14:paraId="6E653CB2">
      <w:r>
        <w:rPr>
          <w:rFonts w:hint="eastAsia" w:ascii="方正书宋_GBK" w:hAnsi="方正书宋_GBK" w:cs="方正书宋_GBK"/>
          <w:lang w:bidi="ar"/>
        </w:rPr>
        <w:t>最后，</w:t>
      </w:r>
      <w:r>
        <w:rPr>
          <w:lang w:bidi="ar"/>
        </w:rPr>
        <w:t>Tom</w:t>
      </w:r>
      <w:r>
        <w:rPr>
          <w:rFonts w:hint="eastAsia" w:ascii="方正书宋_GBK" w:hAnsi="方正书宋_GBK" w:cs="方正书宋_GBK"/>
          <w:lang w:bidi="ar"/>
        </w:rPr>
        <w:t>查看</w:t>
      </w:r>
      <w:r>
        <w:rPr>
          <w:lang w:bidi="ar"/>
        </w:rPr>
        <w:t>“</w:t>
      </w:r>
      <w:r>
        <w:rPr>
          <w:rFonts w:hint="eastAsia" w:ascii="方正书宋_GBK" w:hAnsi="方正书宋_GBK" w:cs="方正书宋_GBK"/>
          <w:lang w:bidi="ar"/>
        </w:rPr>
        <w:t>心理健康与自我提升</w:t>
      </w:r>
      <w:r>
        <w:rPr>
          <w:lang w:bidi="ar"/>
        </w:rPr>
        <w:t>”</w:t>
      </w:r>
      <w:r>
        <w:rPr>
          <w:rFonts w:hint="eastAsia" w:ascii="方正书宋_GBK" w:hAnsi="方正书宋_GBK" w:cs="方正书宋_GBK"/>
          <w:lang w:bidi="ar"/>
        </w:rPr>
        <w:t>这一主题（图</w:t>
      </w:r>
      <w:r>
        <w:rPr>
          <w:lang w:bidi="ar"/>
        </w:rPr>
        <w:t>5 C</w:t>
      </w:r>
      <w:r>
        <w:rPr>
          <w:rFonts w:hint="eastAsia" w:ascii="方正书宋_GBK" w:hAnsi="方正书宋_GBK" w:cs="方正书宋_GBK"/>
          <w:lang w:bidi="ar"/>
        </w:rPr>
        <w:t>）。尽管该部分在整体篇幅中占比不大，但内容指向性强：</w:t>
      </w:r>
      <w:r>
        <w:rPr>
          <w:lang w:bidi="ar"/>
        </w:rPr>
        <w:t>Ethan</w:t>
      </w:r>
      <w:r>
        <w:rPr>
          <w:rFonts w:hint="eastAsia" w:ascii="方正书宋_GBK" w:hAnsi="方正书宋_GBK" w:cs="方正书宋_GBK"/>
          <w:lang w:bidi="ar"/>
        </w:rPr>
        <w:t>主动询问提升自信与缓解压力的方法（图5</w:t>
      </w:r>
      <w:r>
        <w:rPr>
          <w:rFonts w:ascii="方正书宋_GBK" w:hAnsi="方正书宋_GBK" w:cs="方正书宋_GBK"/>
          <w:lang w:bidi="ar"/>
        </w:rPr>
        <w:t xml:space="preserve"> C1</w:t>
      </w:r>
      <w:r>
        <w:rPr>
          <w:rFonts w:hint="eastAsia" w:ascii="方正书宋_GBK" w:hAnsi="方正书宋_GBK" w:cs="方正书宋_GBK"/>
          <w:lang w:bidi="ar"/>
        </w:rPr>
        <w:t>）。对</w:t>
      </w:r>
      <w:r>
        <w:rPr>
          <w:lang w:bidi="ar"/>
        </w:rPr>
        <w:t xml:space="preserve"> Tom</w:t>
      </w:r>
      <w:r>
        <w:rPr>
          <w:rFonts w:hint="eastAsia" w:ascii="方正书宋_GBK" w:hAnsi="方正书宋_GBK" w:cs="方正书宋_GBK"/>
          <w:lang w:bidi="ar"/>
        </w:rPr>
        <w:t>而言，这类提问本身构成关键诊断线索</w:t>
      </w:r>
      <w:r>
        <w:rPr>
          <w:lang w:bidi="ar"/>
        </w:rPr>
        <w:t>——</w:t>
      </w:r>
      <w:r>
        <w:rPr>
          <w:rFonts w:hint="eastAsia" w:ascii="方正书宋_GBK" w:hAnsi="方正书宋_GBK" w:cs="方正书宋_GBK"/>
          <w:lang w:bidi="ar"/>
        </w:rPr>
        <w:t>它表明</w:t>
      </w:r>
      <w:r>
        <w:rPr>
          <w:lang w:bidi="ar"/>
        </w:rPr>
        <w:t>Ethan</w:t>
      </w:r>
      <w:r>
        <w:rPr>
          <w:rFonts w:hint="eastAsia" w:ascii="方正书宋_GBK" w:hAnsi="方正书宋_GBK" w:cs="方正书宋_GBK"/>
          <w:lang w:bidi="ar"/>
        </w:rPr>
        <w:t>仍在主动寻求帮助，并尝试调整自己的状态，而不只是停留在情绪困扰中。因此</w:t>
      </w:r>
      <w:r>
        <w:rPr>
          <w:lang w:bidi="ar"/>
        </w:rPr>
        <w:t>Tom</w:t>
      </w:r>
      <w:r>
        <w:rPr>
          <w:rFonts w:hint="eastAsia" w:ascii="方正书宋_GBK" w:hAnsi="方正书宋_GBK" w:cs="方正书宋_GBK"/>
          <w:lang w:bidi="ar"/>
        </w:rPr>
        <w:t>判断：</w:t>
      </w:r>
      <w:r>
        <w:rPr>
          <w:lang w:bidi="ar"/>
        </w:rPr>
        <w:t>Ethan</w:t>
      </w:r>
      <w:r>
        <w:rPr>
          <w:rFonts w:hint="eastAsia" w:ascii="方正书宋_GBK" w:hAnsi="方正书宋_GBK" w:cs="方正书宋_GBK"/>
          <w:lang w:bidi="ar"/>
        </w:rPr>
        <w:t>具有较高的配合意愿与可行动性，后续更适合从</w:t>
      </w:r>
      <w:r>
        <w:rPr>
          <w:lang w:bidi="ar"/>
        </w:rPr>
        <w:t>“</w:t>
      </w:r>
      <w:r>
        <w:rPr>
          <w:rFonts w:hint="eastAsia" w:ascii="方正书宋_GBK" w:hAnsi="方正书宋_GBK" w:cs="方正书宋_GBK"/>
          <w:lang w:bidi="ar"/>
        </w:rPr>
        <w:t>容易开始、能长期坚持</w:t>
      </w:r>
      <w:r>
        <w:rPr>
          <w:lang w:bidi="ar"/>
        </w:rPr>
        <w:t>”</w:t>
      </w:r>
      <w:r>
        <w:rPr>
          <w:rFonts w:hint="eastAsia" w:ascii="方正书宋_GBK" w:hAnsi="方正书宋_GBK" w:cs="方正书宋_GBK"/>
          <w:lang w:bidi="ar"/>
        </w:rPr>
        <w:t>的小步骤入手，逐步改善日常节奏与情绪波动，并增强其对自身状态的可控感 。</w:t>
      </w:r>
    </w:p>
    <w:p w14:paraId="3CD6769E">
      <w:pPr>
        <w:pStyle w:val="12"/>
        <w:widowControl/>
        <w:rPr>
          <w:rFonts w:hint="default" w:ascii="方正书宋_GBK" w:hAnsi="方正书宋_GBK" w:eastAsia="方正书宋_GBK" w:cs="方正书宋_GBK"/>
        </w:rPr>
      </w:pPr>
      <w:r>
        <w:rPr>
          <w:rFonts w:ascii="方正书宋_GBK" w:hAnsi="方正书宋_GBK" w:eastAsia="方正书宋_GBK" w:cs="方正书宋_GBK"/>
        </w:rPr>
        <w:t>在完成三个主题的结构化梳理后，</w:t>
      </w:r>
      <w:r>
        <w:rPr>
          <w:rFonts w:hint="default" w:ascii="Times New Roman" w:hAnsi="Times New Roman" w:eastAsia="方正书宋_GBK"/>
        </w:rPr>
        <w:t>Tom</w:t>
      </w:r>
      <w:r>
        <w:rPr>
          <w:rFonts w:ascii="方正书宋_GBK" w:hAnsi="方正书宋_GBK" w:eastAsia="方正书宋_GBK" w:cs="方正书宋_GBK"/>
        </w:rPr>
        <w:t xml:space="preserve">将 </w:t>
      </w:r>
      <w:r>
        <w:rPr>
          <w:rFonts w:hint="default" w:ascii="Times New Roman" w:hAnsi="Times New Roman" w:eastAsia="方正书宋_GBK"/>
        </w:rPr>
        <w:t>Ethan</w:t>
      </w:r>
      <w:r>
        <w:rPr>
          <w:rFonts w:ascii="方正书宋_GBK" w:hAnsi="方正书宋_GBK" w:eastAsia="方正书宋_GBK" w:cs="方正书宋_GBK"/>
        </w:rPr>
        <w:t>的主要需求归纳为两个方向：其一是提升社交互动的安全感与表达能力，其二是以外貌与健康管理为抓手重建自信与生活节律。</w:t>
      </w:r>
      <w:r>
        <w:rPr>
          <w:rFonts w:hint="default" w:ascii="Times New Roman" w:hAnsi="Times New Roman" w:eastAsia="方正书宋_GBK"/>
        </w:rPr>
        <w:t>Tom</w:t>
      </w:r>
      <w:r>
        <w:rPr>
          <w:rFonts w:ascii="方正书宋_GBK" w:hAnsi="方正书宋_GBK" w:eastAsia="方正书宋_GBK" w:cs="方正书宋_GBK"/>
        </w:rPr>
        <w:t>据此制定后续治疗计划：在保持可持续的运动与作息的同时，引入循序渐进的社交练习，并关注</w:t>
      </w:r>
      <w:r>
        <w:rPr>
          <w:rFonts w:hint="default" w:ascii="Times New Roman" w:hAnsi="Times New Roman" w:eastAsia="方正书宋_GBK"/>
        </w:rPr>
        <w:t>Ethan</w:t>
      </w:r>
      <w:r>
        <w:rPr>
          <w:rFonts w:ascii="方正书宋_GBK" w:hAnsi="方正书宋_GBK" w:eastAsia="方正书宋_GBK" w:cs="方正书宋_GBK"/>
        </w:rPr>
        <w:t>是否出现过度自责或对自己要求过高的情况，避免把</w:t>
      </w:r>
      <w:r>
        <w:rPr>
          <w:rFonts w:hint="default" w:ascii="Times New Roman" w:hAnsi="Times New Roman" w:eastAsia="方正书宋_GBK"/>
        </w:rPr>
        <w:t>“</w:t>
      </w:r>
      <w:r>
        <w:rPr>
          <w:rFonts w:ascii="方正书宋_GBK" w:hAnsi="方正书宋_GBK" w:eastAsia="方正书宋_GBK" w:cs="方正书宋_GBK"/>
        </w:rPr>
        <w:t>提升</w:t>
      </w:r>
      <w:r>
        <w:rPr>
          <w:rFonts w:hint="default" w:ascii="Times New Roman" w:hAnsi="Times New Roman" w:eastAsia="方正书宋_GBK"/>
        </w:rPr>
        <w:t>”</w:t>
      </w:r>
      <w:r>
        <w:rPr>
          <w:rFonts w:ascii="方正书宋_GBK" w:hAnsi="方正书宋_GBK" w:eastAsia="方正书宋_GBK" w:cs="方正书宋_GBK"/>
        </w:rPr>
        <w:t>变成对自我价值的压力性证明。</w:t>
      </w:r>
    </w:p>
    <w:p w14:paraId="0A917247">
      <w:pPr>
        <w:ind w:firstLine="0"/>
        <w:rPr>
          <w:rFonts w:eastAsia="黑体"/>
          <w:b/>
          <w:sz w:val="21"/>
          <w:szCs w:val="21"/>
        </w:rPr>
      </w:pPr>
      <w:r>
        <w:rPr>
          <w:rFonts w:hint="eastAsia" w:ascii="黑体" w:hAnsi="宋体" w:eastAsia="黑体" w:cs="黑体"/>
          <w:b/>
          <w:sz w:val="21"/>
          <w:szCs w:val="21"/>
          <w:lang w:bidi="ar"/>
        </w:rPr>
        <w:t>案例</w:t>
      </w:r>
      <w:r>
        <w:rPr>
          <w:rFonts w:eastAsia="黑体"/>
          <w:b/>
          <w:sz w:val="21"/>
          <w:szCs w:val="21"/>
          <w:lang w:bidi="ar"/>
        </w:rPr>
        <w:t>2</w:t>
      </w:r>
      <w:r>
        <w:rPr>
          <w:rFonts w:hint="eastAsia" w:ascii="黑体" w:hAnsi="宋体" w:eastAsia="黑体" w:cs="黑体"/>
          <w:b/>
          <w:sz w:val="21"/>
          <w:szCs w:val="21"/>
          <w:lang w:bidi="ar"/>
        </w:rPr>
        <w:t>：情感综艺访谈案例</w:t>
      </w:r>
    </w:p>
    <w:p w14:paraId="08D9D055">
      <w:pPr>
        <w:rPr>
          <w:rFonts w:ascii="方正书宋_GBK" w:hAnsi="方正书宋_GBK" w:cs="方正书宋_GBK"/>
          <w:lang w:bidi="ar"/>
        </w:rPr>
      </w:pPr>
      <w:r>
        <w:rPr>
          <w:rFonts w:hint="eastAsia" w:ascii="方正书宋_GBK" w:hAnsi="方正书宋_GBK" w:cs="方正书宋_GBK"/>
          <w:lang w:bidi="ar"/>
        </w:rPr>
        <w:t>第二个案例来自一段围绕</w:t>
      </w:r>
      <w:r>
        <w:rPr>
          <w:lang w:bidi="ar"/>
        </w:rPr>
        <w:t>“</w:t>
      </w:r>
      <w:r>
        <w:rPr>
          <w:rFonts w:hint="eastAsia" w:ascii="方正书宋_GBK" w:hAnsi="方正书宋_GBK" w:cs="方正书宋_GBK"/>
          <w:lang w:bidi="ar"/>
        </w:rPr>
        <w:t>年轻人恋爱与婚恋观</w:t>
      </w:r>
      <w:r>
        <w:rPr>
          <w:lang w:bidi="ar"/>
        </w:rPr>
        <w:t>”</w:t>
      </w:r>
      <w:r>
        <w:rPr>
          <w:rFonts w:hint="eastAsia" w:ascii="方正书宋_GBK" w:hAnsi="方正书宋_GBK" w:cs="方正书宋_GBK"/>
          <w:lang w:bidi="ar"/>
        </w:rPr>
        <w:t>的情感综艺访谈记录，共</w:t>
      </w:r>
      <w:r>
        <w:rPr>
          <w:lang w:bidi="ar"/>
        </w:rPr>
        <w:t>422</w:t>
      </w:r>
      <w:r>
        <w:rPr>
          <w:rFonts w:hint="eastAsia" w:ascii="方正书宋_GBK" w:hAnsi="方正书宋_GBK" w:cs="方正书宋_GBK"/>
          <w:lang w:bidi="ar"/>
        </w:rPr>
        <w:t>轮对话，由三位参与者交替讨论，分别是主持人功必扬、萨沙和嘉宾浅井佑右，文本规模约</w:t>
      </w:r>
      <w:r>
        <w:rPr>
          <w:lang w:bidi="ar"/>
        </w:rPr>
        <w:t>4</w:t>
      </w:r>
      <w:r>
        <w:rPr>
          <w:rFonts w:hint="eastAsia" w:ascii="方正书宋_GBK" w:hAnsi="方正书宋_GBK" w:cs="方正书宋_GBK"/>
          <w:lang w:bidi="ar"/>
        </w:rPr>
        <w:t>万余字。节目策划人</w:t>
      </w:r>
      <w:r>
        <w:rPr>
          <w:lang w:bidi="ar"/>
        </w:rPr>
        <w:t>Mia</w:t>
      </w:r>
      <w:r>
        <w:rPr>
          <w:rFonts w:hint="eastAsia" w:ascii="方正书宋_GBK" w:hAnsi="方正书宋_GBK" w:cs="方正书宋_GBK"/>
          <w:lang w:bidi="ar"/>
        </w:rPr>
        <w:t>希望对这一期内容进行复盘并提炼可用于剪辑与标题化的线索。但由于对话主题切换频繁、细节分散，若仅依赖逐句阅读很难快速定位高信息片段与关键论点，因此</w:t>
      </w:r>
      <w:r>
        <w:rPr>
          <w:lang w:bidi="ar"/>
        </w:rPr>
        <w:t xml:space="preserve"> Mia </w:t>
      </w:r>
      <w:r>
        <w:rPr>
          <w:rFonts w:hint="eastAsia" w:ascii="方正书宋_GBK" w:hAnsi="方正书宋_GBK" w:cs="方正书宋_GBK"/>
          <w:lang w:bidi="ar"/>
        </w:rPr>
        <w:t>将文本导入</w:t>
      </w:r>
      <w:r>
        <w:rPr>
          <w:lang w:bidi="ar"/>
        </w:rPr>
        <w:t>TopicTrace</w:t>
      </w:r>
      <w:r>
        <w:rPr>
          <w:rFonts w:hint="eastAsia" w:ascii="方正书宋_GBK" w:hAnsi="方正书宋_GBK" w:cs="方正书宋_GBK"/>
          <w:lang w:bidi="ar"/>
        </w:rPr>
        <w:t>，从主题河流的时间概览入手分析。</w:t>
      </w:r>
    </w:p>
    <w:p w14:paraId="69494EDE">
      <w:pPr>
        <w:rPr>
          <w:rFonts w:hint="eastAsia" w:ascii="方正书宋_GBK" w:hAnsi="方正书宋_GBK" w:cs="方正书宋_GBK"/>
          <w:lang w:bidi="ar"/>
        </w:rPr>
      </w:pPr>
      <w:r>
        <w:rPr>
          <w:lang w:bidi="ar"/>
        </w:rPr>
        <w:t xml:space="preserve">Mia </w:t>
      </w:r>
      <w:r>
        <w:rPr>
          <w:rFonts w:hint="eastAsia" w:ascii="方正书宋_GBK" w:hAnsi="方正书宋_GBK" w:cs="方正书宋_GBK"/>
          <w:lang w:bidi="ar"/>
        </w:rPr>
        <w:t>首先观察到节目开头段落的主题河流较窄，内容以轻松热场为主（嘉宾介绍、互动与旅行话题等）。随后在</w:t>
      </w:r>
      <w:r>
        <w:rPr>
          <w:lang w:bidi="ar"/>
        </w:rPr>
        <w:t>“</w:t>
      </w:r>
      <w:r>
        <w:rPr>
          <w:rFonts w:hint="eastAsia" w:ascii="方正书宋_GBK" w:hAnsi="方正书宋_GBK" w:cs="方正书宋_GBK"/>
          <w:lang w:bidi="ar"/>
        </w:rPr>
        <w:t>单身生活</w:t>
      </w:r>
      <w:r>
        <w:rPr>
          <w:lang w:bidi="ar"/>
        </w:rPr>
        <w:t>”</w:t>
      </w:r>
      <w:r>
        <w:rPr>
          <w:rFonts w:hint="eastAsia" w:ascii="方正书宋_GBK" w:hAnsi="方正书宋_GBK" w:cs="方正书宋_GBK"/>
          <w:lang w:bidi="ar"/>
        </w:rPr>
        <w:t>阶段，主题河流宽度明显增大，提示这一阶段的讨论更集中、更可能承载节目主题（图</w:t>
      </w:r>
      <w:r>
        <w:rPr>
          <w:lang w:bidi="ar"/>
        </w:rPr>
        <w:t>6</w:t>
      </w:r>
      <w:r>
        <w:rPr>
          <w:rFonts w:hint="eastAsia"/>
          <w:lang w:bidi="ar"/>
        </w:rPr>
        <w:t xml:space="preserve"> </w:t>
      </w:r>
      <w:r>
        <w:rPr>
          <w:lang w:bidi="ar"/>
        </w:rPr>
        <w:t>A</w:t>
      </w:r>
      <w:r>
        <w:rPr>
          <w:rFonts w:hint="eastAsia" w:ascii="方正书宋_GBK" w:hAnsi="方正书宋_GBK" w:cs="方正书宋_GBK"/>
          <w:lang w:bidi="ar"/>
        </w:rPr>
        <w:t>）。</w:t>
      </w:r>
    </w:p>
    <w:p w14:paraId="271A0BBF">
      <w:pPr>
        <w:ind w:firstLine="0"/>
        <w:jc w:val="center"/>
        <w:rPr>
          <w:rFonts w:ascii="方正书宋_GBK" w:hAnsi="方正书宋_GBK" w:cs="方正书宋_GBK"/>
          <w:lang w:bidi="ar"/>
        </w:rPr>
      </w:pPr>
      <w:r>
        <w:rPr>
          <w:rFonts w:ascii="方正书宋_GBK" w:hAnsi="方正书宋_GBK" w:cs="方正书宋_GBK"/>
          <w:snapToGrid/>
          <w:lang w:bidi="ar"/>
        </w:rPr>
        <w:drawing>
          <wp:inline distT="0" distB="0" distL="0" distR="0">
            <wp:extent cx="2851150" cy="34486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851150" cy="3448685"/>
                    </a:xfrm>
                    <a:prstGeom prst="rect">
                      <a:avLst/>
                    </a:prstGeom>
                  </pic:spPr>
                </pic:pic>
              </a:graphicData>
            </a:graphic>
          </wp:inline>
        </w:drawing>
      </w:r>
    </w:p>
    <w:p w14:paraId="2D416113">
      <w:pPr>
        <w:pStyle w:val="12"/>
        <w:spacing w:after="240"/>
        <w:ind w:firstLine="0"/>
        <w:jc w:val="center"/>
        <w:rPr>
          <w:rFonts w:hint="default" w:ascii="方正书宋_GBK" w:hAnsi="方正书宋_GBK" w:eastAsia="方正书宋_GBK" w:cs="方正书宋_GBK"/>
          <w:lang w:bidi="ar"/>
        </w:rPr>
      </w:pPr>
      <w:r>
        <w:t xml:space="preserve">图 </w:t>
      </w:r>
      <w:r>
        <w:fldChar w:fldCharType="begin"/>
      </w:r>
      <w:r>
        <w:instrText xml:space="preserve"> SEQ 图 \* ARABIC </w:instrText>
      </w:r>
      <w:r>
        <w:fldChar w:fldCharType="separate"/>
      </w:r>
      <w:r>
        <w:rPr>
          <w:rFonts w:hint="default"/>
        </w:rPr>
        <w:t>6</w:t>
      </w:r>
      <w:r>
        <w:fldChar w:fldCharType="end"/>
      </w:r>
      <w:r>
        <w:t>情感综艺访谈案例</w:t>
      </w:r>
    </w:p>
    <w:p w14:paraId="4035E2B4">
      <w:r>
        <w:rPr>
          <w:lang w:bidi="ar"/>
        </w:rPr>
        <w:t>Mia</w:t>
      </w:r>
      <w:r>
        <w:rPr>
          <w:rFonts w:hint="eastAsia" w:ascii="方正书宋_GBK" w:hAnsi="方正书宋_GBK" w:cs="方正书宋_GBK"/>
          <w:lang w:bidi="ar"/>
        </w:rPr>
        <w:t>点击该阶段后，主题河流展开更细层次的内容。</w:t>
      </w:r>
      <w:r>
        <w:rPr>
          <w:lang w:bidi="ar"/>
        </w:rPr>
        <w:t>Mia</w:t>
      </w:r>
      <w:r>
        <w:rPr>
          <w:rFonts w:hint="eastAsia" w:ascii="方正书宋_GBK" w:hAnsi="方正书宋_GBK" w:cs="方正书宋_GBK"/>
          <w:lang w:bidi="ar"/>
        </w:rPr>
        <w:t>看到讨论从主持人功必扬对</w:t>
      </w:r>
      <w:r>
        <w:rPr>
          <w:lang w:bidi="ar"/>
        </w:rPr>
        <w:t>“</w:t>
      </w:r>
      <w:r>
        <w:rPr>
          <w:rFonts w:hint="eastAsia" w:ascii="方正书宋_GBK" w:hAnsi="方正书宋_GBK" w:cs="方正书宋_GBK"/>
          <w:lang w:bidi="ar"/>
        </w:rPr>
        <w:t>单身状态</w:t>
      </w:r>
      <w:r>
        <w:rPr>
          <w:lang w:bidi="ar"/>
        </w:rPr>
        <w:t>”</w:t>
      </w:r>
      <w:r>
        <w:rPr>
          <w:rFonts w:hint="eastAsia" w:ascii="方正书宋_GBK" w:hAnsi="方正书宋_GBK" w:cs="方正书宋_GBK"/>
          <w:lang w:bidi="ar"/>
        </w:rPr>
        <w:t>的调侃切入，继而引入更宏观的社会现象（如单身趋势、独居生活），随后自然转入具体的经验分享（如日本单身生活感受）。无需逐句通读，</w:t>
      </w:r>
      <w:r>
        <w:rPr>
          <w:lang w:bidi="ar"/>
        </w:rPr>
        <w:t xml:space="preserve">Mia </w:t>
      </w:r>
      <w:r>
        <w:rPr>
          <w:rFonts w:hint="eastAsia" w:ascii="方正书宋_GBK" w:hAnsi="方正书宋_GBK" w:cs="方正书宋_GBK"/>
          <w:lang w:bidi="ar"/>
        </w:rPr>
        <w:t>便能把握这一段的内容结构：从个人体验到社会议题再回到具体案例，这为后续剪辑提供了可复用的结构模板。</w:t>
      </w:r>
    </w:p>
    <w:p w14:paraId="6E46F432">
      <w:r>
        <w:rPr>
          <w:rFonts w:hint="eastAsia" w:ascii="方正书宋_GBK" w:hAnsi="方正书宋_GBK" w:cs="方正书宋_GBK"/>
          <w:lang w:bidi="ar"/>
        </w:rPr>
        <w:t>在继续向下梳理时，</w:t>
      </w:r>
      <w:r>
        <w:rPr>
          <w:lang w:bidi="ar"/>
        </w:rPr>
        <w:t xml:space="preserve">Mia </w:t>
      </w:r>
      <w:r>
        <w:rPr>
          <w:rFonts w:hint="eastAsia" w:ascii="方正书宋_GBK" w:hAnsi="方正书宋_GBK" w:cs="方正书宋_GBK"/>
          <w:lang w:bidi="ar"/>
        </w:rPr>
        <w:t>进一步注意到</w:t>
      </w:r>
      <w:r>
        <w:rPr>
          <w:lang w:bidi="ar"/>
        </w:rPr>
        <w:t>“</w:t>
      </w:r>
      <w:r>
        <w:rPr>
          <w:rFonts w:hint="eastAsia" w:ascii="方正书宋_GBK" w:hAnsi="方正书宋_GBK" w:cs="方正书宋_GBK"/>
          <w:lang w:bidi="ar"/>
        </w:rPr>
        <w:t>生活节奏和居住空间压力</w:t>
      </w:r>
      <w:r>
        <w:rPr>
          <w:lang w:bidi="ar"/>
        </w:rPr>
        <w:t>”</w:t>
      </w:r>
      <w:r>
        <w:rPr>
          <w:rFonts w:hint="eastAsia" w:ascii="方正书宋_GBK" w:hAnsi="方正书宋_GBK" w:cs="方正书宋_GBK"/>
          <w:lang w:bidi="ar"/>
        </w:rPr>
        <w:t>等内容与</w:t>
      </w:r>
      <w:r>
        <w:rPr>
          <w:lang w:bidi="ar"/>
        </w:rPr>
        <w:t>“</w:t>
      </w:r>
      <w:r>
        <w:rPr>
          <w:rFonts w:hint="eastAsia" w:ascii="方正书宋_GBK" w:hAnsi="方正书宋_GBK" w:cs="方正书宋_GBK"/>
          <w:lang w:bidi="ar"/>
        </w:rPr>
        <w:t>单身现象</w:t>
      </w:r>
      <w:r>
        <w:rPr>
          <w:lang w:bidi="ar"/>
        </w:rPr>
        <w:t>”</w:t>
      </w:r>
      <w:r>
        <w:rPr>
          <w:rFonts w:hint="eastAsia" w:ascii="方正书宋_GBK" w:hAnsi="方正书宋_GBK" w:cs="方正书宋_GBK"/>
          <w:lang w:bidi="ar"/>
        </w:rPr>
        <w:t>在对话中被反复并置，形成一种解释路径：发言人将现实压力视为单身选择的重要背景因素。</w:t>
      </w:r>
      <w:r>
        <w:rPr>
          <w:lang w:bidi="ar"/>
        </w:rPr>
        <w:t xml:space="preserve">Mia </w:t>
      </w:r>
      <w:r>
        <w:rPr>
          <w:rFonts w:hint="eastAsia" w:ascii="方正书宋_GBK" w:hAnsi="方正书宋_GBK" w:cs="方正书宋_GBK"/>
          <w:lang w:bidi="ar"/>
        </w:rPr>
        <w:t>将其记录为</w:t>
      </w:r>
      <w:r>
        <w:rPr>
          <w:lang w:bidi="ar"/>
        </w:rPr>
        <w:t>“</w:t>
      </w:r>
      <w:r>
        <w:rPr>
          <w:rFonts w:hint="eastAsia" w:ascii="方正书宋_GBK" w:hAnsi="方正书宋_GBK" w:cs="方正书宋_GBK"/>
          <w:lang w:bidi="ar"/>
        </w:rPr>
        <w:t>嘉宾采用的解释框架</w:t>
      </w:r>
      <w:r>
        <w:rPr>
          <w:lang w:bidi="ar"/>
        </w:rPr>
        <w:t>”</w:t>
      </w:r>
      <w:r>
        <w:rPr>
          <w:rFonts w:hint="eastAsia" w:ascii="方正书宋_GBK" w:hAnsi="方正书宋_GBK" w:cs="方正书宋_GBK"/>
          <w:lang w:bidi="ar"/>
        </w:rPr>
        <w:t>，并据此回到原文提取若干关键对话用于精读与引用，而不是直接将其表述为客观因果结论。</w:t>
      </w:r>
    </w:p>
    <w:p w14:paraId="33131614">
      <w:r>
        <w:rPr>
          <w:rFonts w:hint="eastAsia" w:ascii="方正书宋_GBK" w:hAnsi="方正书宋_GBK" w:cs="方正书宋_GBK"/>
          <w:lang w:bidi="ar"/>
        </w:rPr>
        <w:t>随后，</w:t>
      </w:r>
      <w:r>
        <w:rPr>
          <w:lang w:bidi="ar"/>
        </w:rPr>
        <w:t xml:space="preserve">Mia </w:t>
      </w:r>
      <w:r>
        <w:rPr>
          <w:rFonts w:hint="eastAsia" w:ascii="方正书宋_GBK" w:hAnsi="方正书宋_GBK" w:cs="方正书宋_GBK"/>
          <w:lang w:bidi="ar"/>
        </w:rPr>
        <w:t>将注意力转向跨越更长时间范围的</w:t>
      </w:r>
      <w:r>
        <w:rPr>
          <w:lang w:bidi="ar"/>
        </w:rPr>
        <w:t>“</w:t>
      </w:r>
      <w:r>
        <w:rPr>
          <w:rFonts w:hint="eastAsia" w:ascii="方正书宋_GBK" w:hAnsi="方正书宋_GBK" w:cs="方正书宋_GBK"/>
          <w:lang w:bidi="ar"/>
        </w:rPr>
        <w:t>婚姻与家庭生育</w:t>
      </w:r>
      <w:r>
        <w:rPr>
          <w:lang w:bidi="ar"/>
        </w:rPr>
        <w:t>”</w:t>
      </w:r>
      <w:r>
        <w:rPr>
          <w:rFonts w:hint="eastAsia" w:ascii="方正书宋_GBK" w:hAnsi="方正书宋_GBK" w:cs="方正书宋_GBK"/>
          <w:lang w:bidi="ar"/>
        </w:rPr>
        <w:t>主题（图</w:t>
      </w:r>
      <w:r>
        <w:rPr>
          <w:lang w:bidi="ar"/>
        </w:rPr>
        <w:t>6 B</w:t>
      </w:r>
      <w:r>
        <w:rPr>
          <w:rFonts w:hint="eastAsia" w:ascii="方正书宋_GBK" w:hAnsi="方正书宋_GBK" w:cs="方正书宋_GBK"/>
          <w:lang w:bidi="ar"/>
        </w:rPr>
        <w:t>）。该主题在对话中长时间出现，通过查看河流内的局部主题与关键词，</w:t>
      </w:r>
      <w:r>
        <w:rPr>
          <w:rFonts w:hint="eastAsia"/>
          <w:lang w:bidi="ar"/>
        </w:rPr>
        <w:t>Mia 通过在</w:t>
      </w:r>
      <w:r>
        <w:rPr>
          <w:lang w:bidi="ar"/>
        </w:rPr>
        <w:t>“</w:t>
      </w:r>
      <w:r>
        <w:rPr>
          <w:rFonts w:hint="eastAsia" w:ascii="方正书宋_GBK" w:hAnsi="方正书宋_GBK" w:cs="方正书宋_GBK"/>
          <w:lang w:bidi="ar"/>
        </w:rPr>
        <w:t>婚姻与家庭生育</w:t>
      </w:r>
      <w:r>
        <w:rPr>
          <w:lang w:bidi="ar"/>
        </w:rPr>
        <w:t>”</w:t>
      </w:r>
      <w:r>
        <w:rPr>
          <w:rFonts w:hint="eastAsia"/>
          <w:lang w:bidi="ar"/>
        </w:rPr>
        <w:t>主题上分别筛选三位参与者的对话线，只查看各自提出的局部主题与关键词线索，从而快速捕捉到他们在“婚姻”概念上的差异化理解：</w:t>
      </w:r>
      <w:r>
        <w:rPr>
          <w:rFonts w:hint="eastAsia" w:ascii="方正书宋_GBK" w:hAnsi="方正书宋_GBK" w:cs="方正书宋_GBK"/>
          <w:lang w:bidi="ar"/>
        </w:rPr>
        <w:t>嘉宾更强调在特定文化下</w:t>
      </w:r>
      <w:r>
        <w:rPr>
          <w:lang w:bidi="ar"/>
        </w:rPr>
        <w:t>“</w:t>
      </w:r>
      <w:r>
        <w:rPr>
          <w:rFonts w:hint="eastAsia" w:ascii="方正书宋_GBK" w:hAnsi="方正书宋_GBK" w:cs="方正书宋_GBK"/>
          <w:lang w:bidi="ar"/>
        </w:rPr>
        <w:t>婚姻</w:t>
      </w:r>
      <w:r>
        <w:rPr>
          <w:lang w:bidi="ar"/>
        </w:rPr>
        <w:t>—</w:t>
      </w:r>
      <w:r>
        <w:rPr>
          <w:rFonts w:hint="eastAsia" w:ascii="方正书宋_GBK" w:hAnsi="方正书宋_GBK" w:cs="方正书宋_GBK"/>
          <w:lang w:bidi="ar"/>
        </w:rPr>
        <w:t>生育</w:t>
      </w:r>
      <w:r>
        <w:rPr>
          <w:lang w:bidi="ar"/>
        </w:rPr>
        <w:t>”</w:t>
      </w:r>
      <w:r>
        <w:rPr>
          <w:rFonts w:hint="eastAsia" w:ascii="方正书宋_GBK" w:hAnsi="方正书宋_GBK" w:cs="方正书宋_GBK"/>
          <w:lang w:bidi="ar"/>
        </w:rPr>
        <w:t>的绑定关系与现实门槛，而主持人则倾向于将婚姻拆解为个人选择与情感承诺，并把</w:t>
      </w:r>
      <w:r>
        <w:rPr>
          <w:lang w:bidi="ar"/>
        </w:rPr>
        <w:t>“</w:t>
      </w:r>
      <w:r>
        <w:rPr>
          <w:rFonts w:hint="eastAsia" w:ascii="方正书宋_GBK" w:hAnsi="方正书宋_GBK" w:cs="方正书宋_GBK"/>
          <w:lang w:bidi="ar"/>
        </w:rPr>
        <w:t>结婚</w:t>
      </w:r>
      <w:r>
        <w:rPr>
          <w:lang w:bidi="ar"/>
        </w:rPr>
        <w:t>”</w:t>
      </w:r>
      <w:r>
        <w:rPr>
          <w:rFonts w:hint="eastAsia" w:ascii="方正书宋_GBK" w:hAnsi="方正书宋_GBK" w:cs="方正书宋_GBK"/>
          <w:lang w:bidi="ar"/>
        </w:rPr>
        <w:t>与</w:t>
      </w:r>
      <w:r>
        <w:rPr>
          <w:lang w:bidi="ar"/>
        </w:rPr>
        <w:t>“</w:t>
      </w:r>
      <w:r>
        <w:rPr>
          <w:rFonts w:hint="eastAsia" w:ascii="方正书宋_GBK" w:hAnsi="方正书宋_GBK" w:cs="方正书宋_GBK"/>
          <w:lang w:bidi="ar"/>
        </w:rPr>
        <w:t>生育</w:t>
      </w:r>
      <w:r>
        <w:rPr>
          <w:lang w:bidi="ar"/>
        </w:rPr>
        <w:t>”</w:t>
      </w:r>
      <w:r>
        <w:rPr>
          <w:rFonts w:hint="eastAsia" w:ascii="方正书宋_GBK" w:hAnsi="方正书宋_GBK" w:cs="方正书宋_GBK"/>
          <w:lang w:bidi="ar"/>
        </w:rPr>
        <w:t>分开讨论。</w:t>
      </w:r>
      <w:r>
        <w:rPr>
          <w:lang w:bidi="ar"/>
        </w:rPr>
        <w:t xml:space="preserve">Mia </w:t>
      </w:r>
      <w:r>
        <w:rPr>
          <w:rFonts w:hint="eastAsia" w:ascii="方正书宋_GBK" w:hAnsi="方正书宋_GBK" w:cs="方正书宋_GBK"/>
          <w:lang w:bidi="ar"/>
        </w:rPr>
        <w:t>由此抓住了一个很适合剪辑的</w:t>
      </w:r>
      <w:r>
        <w:rPr>
          <w:lang w:bidi="ar"/>
        </w:rPr>
        <w:t>“</w:t>
      </w:r>
      <w:r>
        <w:rPr>
          <w:rFonts w:hint="eastAsia" w:ascii="方正书宋_GBK" w:hAnsi="方正书宋_GBK" w:cs="方正书宋_GBK"/>
          <w:lang w:bidi="ar"/>
        </w:rPr>
        <w:t>冲突点</w:t>
      </w:r>
      <w:r>
        <w:rPr>
          <w:lang w:bidi="ar"/>
        </w:rPr>
        <w:t>”</w:t>
      </w:r>
      <w:r>
        <w:rPr>
          <w:rFonts w:hint="eastAsia" w:ascii="方正书宋_GBK" w:hAnsi="方正书宋_GBK" w:cs="方正书宋_GBK"/>
          <w:lang w:bidi="ar"/>
        </w:rPr>
        <w:t>：大家说的</w:t>
      </w:r>
      <w:r>
        <w:rPr>
          <w:lang w:bidi="ar"/>
        </w:rPr>
        <w:t>“</w:t>
      </w:r>
      <w:r>
        <w:rPr>
          <w:rFonts w:hint="eastAsia" w:ascii="方正书宋_GBK" w:hAnsi="方正书宋_GBK" w:cs="方正书宋_GBK"/>
          <w:lang w:bidi="ar"/>
        </w:rPr>
        <w:t>婚姻</w:t>
      </w:r>
      <w:r>
        <w:rPr>
          <w:lang w:bidi="ar"/>
        </w:rPr>
        <w:t>”</w:t>
      </w:r>
      <w:r>
        <w:rPr>
          <w:rFonts w:hint="eastAsia" w:ascii="方正书宋_GBK" w:hAnsi="方正书宋_GBK" w:cs="方正书宋_GBK"/>
          <w:lang w:bidi="ar"/>
        </w:rPr>
        <w:t>其实不是同一个意思，这种概念不一致很容易形成亮点，适合做切片标题和开场导语。</w:t>
      </w:r>
    </w:p>
    <w:p w14:paraId="6542F87A">
      <w:pPr>
        <w:rPr>
          <w:rFonts w:ascii="方正书宋_GBK" w:hAnsi="方正书宋_GBK" w:cs="方正书宋_GBK"/>
          <w:lang w:bidi="ar"/>
        </w:rPr>
      </w:pPr>
      <w:r>
        <w:rPr>
          <w:rFonts w:hint="eastAsia" w:ascii="方正书宋_GBK" w:hAnsi="方正书宋_GBK" w:cs="方正书宋_GBK"/>
          <w:lang w:bidi="ar"/>
        </w:rPr>
        <w:t>最后，</w:t>
      </w:r>
      <w:r>
        <w:rPr>
          <w:lang w:bidi="ar"/>
        </w:rPr>
        <w:t xml:space="preserve">Mia </w:t>
      </w:r>
      <w:r>
        <w:rPr>
          <w:rFonts w:hint="eastAsia" w:ascii="方正书宋_GBK" w:hAnsi="方正书宋_GBK" w:cs="方正书宋_GBK"/>
          <w:lang w:bidi="ar"/>
        </w:rPr>
        <w:t>将视角移到结尾的</w:t>
      </w:r>
      <w:r>
        <w:rPr>
          <w:lang w:bidi="ar"/>
        </w:rPr>
        <w:t>“</w:t>
      </w:r>
      <w:r>
        <w:rPr>
          <w:rFonts w:hint="eastAsia" w:ascii="方正书宋_GBK" w:hAnsi="方正书宋_GBK" w:cs="方正书宋_GBK"/>
          <w:lang w:bidi="ar"/>
        </w:rPr>
        <w:t>社交与交友</w:t>
      </w:r>
      <w:r>
        <w:rPr>
          <w:lang w:bidi="ar"/>
        </w:rPr>
        <w:t>”</w:t>
      </w:r>
      <w:r>
        <w:rPr>
          <w:rFonts w:hint="eastAsia" w:ascii="方正书宋_GBK" w:hAnsi="方正书宋_GBK" w:cs="方正书宋_GBK"/>
          <w:lang w:bidi="ar"/>
        </w:rPr>
        <w:t>段（图</w:t>
      </w:r>
      <w:r>
        <w:rPr>
          <w:lang w:bidi="ar"/>
        </w:rPr>
        <w:t>6 C</w:t>
      </w:r>
      <w:r>
        <w:rPr>
          <w:rFonts w:hint="eastAsia" w:ascii="方正书宋_GBK" w:hAnsi="方正书宋_GBK" w:cs="方正书宋_GBK"/>
          <w:lang w:bidi="ar"/>
        </w:rPr>
        <w:t>）。尽管该部分对话更偏轻松，但</w:t>
      </w:r>
      <w:r>
        <w:rPr>
          <w:lang w:bidi="ar"/>
        </w:rPr>
        <w:t>Mia</w:t>
      </w:r>
      <w:r>
        <w:rPr>
          <w:rFonts w:hint="eastAsia" w:ascii="方正书宋_GBK" w:hAnsi="方正书宋_GBK" w:cs="方正书宋_GBK"/>
          <w:lang w:bidi="ar"/>
        </w:rPr>
        <w:t>仍可以通过局部主题和关键词迅速识别出节目的落点：从互联网社交方式延伸到</w:t>
      </w:r>
      <w:r>
        <w:rPr>
          <w:lang w:bidi="ar"/>
        </w:rPr>
        <w:t>“</w:t>
      </w:r>
      <w:r>
        <w:rPr>
          <w:rFonts w:hint="eastAsia" w:ascii="方正书宋_GBK" w:hAnsi="方正书宋_GBK" w:cs="方正书宋_GBK"/>
          <w:lang w:bidi="ar"/>
        </w:rPr>
        <w:t>如何认识新朋友</w:t>
      </w:r>
      <w:r>
        <w:rPr>
          <w:lang w:bidi="ar"/>
        </w:rPr>
        <w:t>”</w:t>
      </w:r>
      <w:r>
        <w:rPr>
          <w:rFonts w:hint="eastAsia" w:ascii="方正书宋_GBK" w:hAnsi="方正书宋_GBK" w:cs="方正书宋_GBK"/>
          <w:lang w:bidi="ar"/>
        </w:rPr>
        <w:t>，为整期访谈提供了总结性结尾。基于这一轮分析，</w:t>
      </w:r>
      <w:r>
        <w:rPr>
          <w:lang w:bidi="ar"/>
        </w:rPr>
        <w:t xml:space="preserve">Mia </w:t>
      </w:r>
      <w:r>
        <w:rPr>
          <w:rFonts w:hint="eastAsia" w:ascii="方正书宋_GBK" w:hAnsi="方正书宋_GBK" w:cs="方正书宋_GBK"/>
          <w:lang w:bidi="ar"/>
        </w:rPr>
        <w:t>以</w:t>
      </w:r>
      <w:r>
        <w:rPr>
          <w:lang w:bidi="ar"/>
        </w:rPr>
        <w:t>“</w:t>
      </w:r>
      <w:r>
        <w:rPr>
          <w:rFonts w:hint="eastAsia" w:ascii="方正书宋_GBK" w:hAnsi="方正书宋_GBK" w:cs="方正书宋_GBK"/>
          <w:lang w:bidi="ar"/>
        </w:rPr>
        <w:t>单身现象</w:t>
      </w:r>
      <w:r>
        <w:rPr>
          <w:lang w:bidi="ar"/>
        </w:rPr>
        <w:t>—</w:t>
      </w:r>
      <w:r>
        <w:rPr>
          <w:rFonts w:hint="eastAsia" w:ascii="方正书宋_GBK" w:hAnsi="方正书宋_GBK" w:cs="方正书宋_GBK"/>
          <w:lang w:bidi="ar"/>
        </w:rPr>
        <w:t>现实压力解释</w:t>
      </w:r>
      <w:r>
        <w:rPr>
          <w:lang w:bidi="ar"/>
        </w:rPr>
        <w:t>—</w:t>
      </w:r>
      <w:r>
        <w:rPr>
          <w:rFonts w:hint="eastAsia" w:ascii="方正书宋_GBK" w:hAnsi="方正书宋_GBK" w:cs="方正书宋_GBK"/>
          <w:lang w:bidi="ar"/>
        </w:rPr>
        <w:t>婚姻与生育定义差异</w:t>
      </w:r>
      <w:r>
        <w:rPr>
          <w:lang w:bidi="ar"/>
        </w:rPr>
        <w:t>—</w:t>
      </w:r>
      <w:r>
        <w:rPr>
          <w:rFonts w:hint="eastAsia" w:ascii="方正书宋_GBK" w:hAnsi="方正书宋_GBK" w:cs="方正书宋_GBK"/>
          <w:lang w:bidi="ar"/>
        </w:rPr>
        <w:t>社交落点收束</w:t>
      </w:r>
      <w:r>
        <w:rPr>
          <w:lang w:bidi="ar"/>
        </w:rPr>
        <w:t>”</w:t>
      </w:r>
      <w:r>
        <w:rPr>
          <w:rFonts w:hint="eastAsia" w:ascii="方正书宋_GBK" w:hAnsi="方正书宋_GBK" w:cs="方正书宋_GBK"/>
          <w:lang w:bidi="ar"/>
        </w:rPr>
        <w:t>的主题完成复盘，并据此确定需要精读与剪辑的关键片段位置。</w:t>
      </w:r>
    </w:p>
    <w:p w14:paraId="181FCA07">
      <w:pPr>
        <w:pStyle w:val="9"/>
        <w:overflowPunct w:val="0"/>
        <w:rPr>
          <w:b/>
          <w:bCs w:val="0"/>
        </w:rPr>
      </w:pPr>
      <w:r>
        <w:rPr>
          <w:rFonts w:hint="eastAsia"/>
          <w:b/>
          <w:bCs w:val="0"/>
        </w:rPr>
        <w:t>4</w:t>
      </w:r>
      <w:r>
        <w:rPr>
          <w:b/>
          <w:bCs w:val="0"/>
        </w:rPr>
        <w:t>.2</w:t>
      </w:r>
      <w:r>
        <w:t xml:space="preserve">  </w:t>
      </w:r>
      <w:r>
        <w:rPr>
          <w:rFonts w:hint="eastAsia"/>
          <w:b/>
          <w:bCs w:val="0"/>
        </w:rPr>
        <w:t>用户实验</w:t>
      </w:r>
    </w:p>
    <w:p w14:paraId="3814AC8C">
      <w:r>
        <w:t>我们邀请了12名用户进行用户实验，以评估TopicTrace的有效性。</w:t>
      </w:r>
    </w:p>
    <w:p w14:paraId="1A494151">
      <w:pPr>
        <w:keepNext/>
        <w:ind w:firstLine="0"/>
        <w:jc w:val="center"/>
      </w:pPr>
      <w:r>
        <w:rPr>
          <w:rFonts w:hint="eastAsia"/>
          <w:snapToGrid/>
        </w:rPr>
        <w:drawing>
          <wp:inline distT="0" distB="0" distL="0" distR="0">
            <wp:extent cx="2851150" cy="1999615"/>
            <wp:effectExtent l="0" t="0" r="635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851150" cy="1999615"/>
                    </a:xfrm>
                    <a:prstGeom prst="rect">
                      <a:avLst/>
                    </a:prstGeom>
                  </pic:spPr>
                </pic:pic>
              </a:graphicData>
            </a:graphic>
          </wp:inline>
        </w:drawing>
      </w:r>
    </w:p>
    <w:p w14:paraId="3E58933F">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7</w:t>
      </w:r>
      <w:r>
        <w:fldChar w:fldCharType="end"/>
      </w:r>
      <w:r>
        <w:t>用户实验问卷结果图</w:t>
      </w:r>
    </w:p>
    <w:p w14:paraId="413A5A98">
      <w:r>
        <w:rPr>
          <w:rFonts w:hint="eastAsia"/>
          <w:lang w:bidi="ar"/>
        </w:rPr>
        <w:t>TopicTrace比起传统的主题河流，其主要优势在于层次化的主题以及展示发言人行为的对话线，使得用户能够便捷准确地掌握具体发言人的对话内容。因此，我们将任务设置为微观层面的“自行组织语言，用200-300字，</w:t>
      </w:r>
      <w:r>
        <w:rPr>
          <w:lang w:bidi="ar"/>
        </w:rPr>
        <w:t>按对话进程</w:t>
      </w:r>
      <w:r>
        <w:rPr>
          <w:rFonts w:hint="eastAsia"/>
          <w:lang w:bidi="ar"/>
        </w:rPr>
        <w:t>描述</w:t>
      </w:r>
      <w:r>
        <w:rPr>
          <w:lang w:bidi="ar"/>
        </w:rPr>
        <w:t>发言人的发言内容</w:t>
      </w:r>
      <w:r>
        <w:rPr>
          <w:rFonts w:hint="eastAsia"/>
          <w:lang w:bidi="ar"/>
        </w:rPr>
        <w:t>”，并设置如下两个条件：（1）仅使用对话视图和（2）使用完整的TopicTrace。</w:t>
      </w:r>
      <w:r>
        <w:rPr>
          <w:lang w:bidi="ar"/>
        </w:rPr>
        <w:t>12</w:t>
      </w:r>
      <w:r>
        <w:rPr>
          <w:rFonts w:hint="eastAsia"/>
          <w:lang w:bidi="ar"/>
        </w:rPr>
        <w:t>名参与者包括</w:t>
      </w:r>
      <w:r>
        <w:rPr>
          <w:lang w:bidi="ar"/>
        </w:rPr>
        <w:t>男性1名、女性11名，年龄</w:t>
      </w:r>
      <w:r>
        <w:rPr>
          <w:rFonts w:hint="eastAsia"/>
          <w:lang w:bidi="ar"/>
        </w:rPr>
        <w:t>在</w:t>
      </w:r>
      <w:r>
        <w:rPr>
          <w:lang w:bidi="ar"/>
        </w:rPr>
        <w:t>20</w:t>
      </w:r>
      <w:r>
        <w:rPr>
          <w:rFonts w:hint="eastAsia"/>
          <w:lang w:bidi="ar"/>
        </w:rPr>
        <w:t>到</w:t>
      </w:r>
      <w:r>
        <w:rPr>
          <w:lang w:bidi="ar"/>
        </w:rPr>
        <w:t>26岁</w:t>
      </w:r>
      <w:r>
        <w:rPr>
          <w:rFonts w:hint="eastAsia"/>
          <w:lang w:bidi="ar"/>
        </w:rPr>
        <w:t>之间</w:t>
      </w:r>
      <w:r>
        <w:rPr>
          <w:lang w:bidi="ar"/>
        </w:rPr>
        <w:t>，</w:t>
      </w:r>
      <w:r>
        <w:rPr>
          <w:rFonts w:hint="eastAsia"/>
          <w:lang w:bidi="ar"/>
        </w:rPr>
        <w:t>所有参与者均有使用智能对话助手和</w:t>
      </w:r>
      <w:r>
        <w:rPr>
          <w:lang w:bidi="ar"/>
        </w:rPr>
        <w:t>长对话/会议参与经验</w:t>
      </w:r>
      <w:r>
        <w:rPr>
          <w:rFonts w:hint="eastAsia"/>
          <w:lang w:bidi="ar"/>
        </w:rPr>
        <w:t>。首先</w:t>
      </w:r>
      <w:r>
        <w:rPr>
          <w:lang w:bidi="ar"/>
        </w:rPr>
        <w:t>，参与者填写基本信息问卷</w:t>
      </w:r>
      <w:r>
        <w:rPr>
          <w:rFonts w:hint="eastAsia"/>
          <w:lang w:bidi="ar"/>
        </w:rPr>
        <w:t>和知情同意</w:t>
      </w:r>
      <w:r>
        <w:rPr>
          <w:lang w:bidi="ar"/>
        </w:rPr>
        <w:t>。</w:t>
      </w:r>
      <w:r>
        <w:rPr>
          <w:rFonts w:hint="eastAsia"/>
          <w:lang w:bidi="ar"/>
        </w:rPr>
        <w:t>其次</w:t>
      </w:r>
      <w:r>
        <w:rPr>
          <w:lang w:bidi="ar"/>
        </w:rPr>
        <w:t>，</w:t>
      </w:r>
      <w:r>
        <w:rPr>
          <w:rFonts w:hint="eastAsia"/>
          <w:lang w:bidi="ar"/>
        </w:rPr>
        <w:t>主持人向每位参与者介绍</w:t>
      </w:r>
      <w:r>
        <w:rPr>
          <w:lang w:bidi="ar"/>
        </w:rPr>
        <w:t>TopicTrace</w:t>
      </w:r>
      <w:r>
        <w:rPr>
          <w:rFonts w:hint="eastAsia"/>
          <w:lang w:bidi="ar"/>
        </w:rPr>
        <w:t>（10分钟）</w:t>
      </w:r>
      <w:r>
        <w:rPr>
          <w:lang w:bidi="ar"/>
        </w:rPr>
        <w:t>，</w:t>
      </w:r>
      <w:r>
        <w:rPr>
          <w:rFonts w:hint="eastAsia"/>
          <w:lang w:bidi="ar"/>
        </w:rPr>
        <w:t>并</w:t>
      </w:r>
      <w:r>
        <w:rPr>
          <w:lang w:bidi="ar"/>
        </w:rPr>
        <w:t>确保</w:t>
      </w:r>
      <w:r>
        <w:rPr>
          <w:rFonts w:hint="eastAsia"/>
          <w:lang w:bidi="ar"/>
        </w:rPr>
        <w:t>参与者</w:t>
      </w:r>
      <w:r>
        <w:rPr>
          <w:lang w:bidi="ar"/>
        </w:rPr>
        <w:t>能</w:t>
      </w:r>
      <w:r>
        <w:rPr>
          <w:rFonts w:hint="eastAsia"/>
          <w:lang w:bidi="ar"/>
        </w:rPr>
        <w:t>完全掌握其用法和功能</w:t>
      </w:r>
      <w:r>
        <w:rPr>
          <w:lang w:bidi="ar"/>
        </w:rPr>
        <w:t>。在实验阶段，每位</w:t>
      </w:r>
      <w:r>
        <w:rPr>
          <w:rFonts w:hint="eastAsia"/>
          <w:lang w:bidi="ar"/>
        </w:rPr>
        <w:t>参与者分别用条件（1）和（2）完成任务，其中两个条件下的发言</w:t>
      </w:r>
      <w:r>
        <w:rPr>
          <w:rFonts w:hint="eastAsia"/>
        </w:rPr>
        <w:t>人不为同一人。每次任务10分钟，一共20分钟。在实验结束后，参与者需要填写5分制的</w:t>
      </w:r>
      <w:r>
        <w:t>系统可用性量表问卷</w:t>
      </w:r>
      <w:r>
        <w:rPr>
          <w:rFonts w:hint="eastAsia"/>
        </w:rPr>
        <w:t>（SUS）。整个实验流程约30分钟，每个参与者在完成试验后获得20元酬劳。</w:t>
      </w:r>
    </w:p>
    <w:p w14:paraId="4B0C4E90">
      <w:r>
        <w:t>在参与者完成两个任务后，</w:t>
      </w:r>
      <w:r>
        <w:rPr>
          <w:rFonts w:hint="eastAsia"/>
        </w:rPr>
        <w:t>我们</w:t>
      </w:r>
      <w:r>
        <w:t>使用大语</w:t>
      </w:r>
      <w:r>
        <w:rPr>
          <w:rFonts w:hint="eastAsia"/>
        </w:rPr>
        <w:t>言模型</w:t>
      </w:r>
      <w:r>
        <w:t>将参与者</w:t>
      </w:r>
      <w:r>
        <w:rPr>
          <w:rFonts w:hint="eastAsia"/>
        </w:rPr>
        <w:t>的描述（文本A）</w:t>
      </w:r>
      <w:r>
        <w:t>与</w:t>
      </w:r>
      <w:r>
        <w:rPr>
          <w:rFonts w:hint="eastAsia"/>
        </w:rPr>
        <w:t>真值描述（文本B）</w:t>
      </w:r>
      <w:r>
        <w:t>进行</w:t>
      </w:r>
      <w:r>
        <w:rPr>
          <w:rFonts w:hint="eastAsia"/>
        </w:rPr>
        <w:t>语义重合度</w:t>
      </w:r>
      <w:r>
        <w:t>评分</w:t>
      </w:r>
      <w:r>
        <w:rPr>
          <w:rFonts w:hint="eastAsia"/>
        </w:rPr>
        <w:t>。提示词模板如下：</w:t>
      </w:r>
    </w:p>
    <w:p w14:paraId="48A421CC">
      <w:pPr>
        <w:rPr>
          <w:i/>
          <w:iCs/>
        </w:rPr>
      </w:pPr>
      <w:r>
        <w:rPr>
          <w:rFonts w:hint="eastAsia"/>
          <w:i/>
          <w:iCs/>
        </w:rPr>
        <w:t>你是语义重合度打分器。请比较文本</w:t>
      </w:r>
      <w:r>
        <w:rPr>
          <w:i/>
          <w:iCs/>
        </w:rPr>
        <w:t>A</w:t>
      </w:r>
      <w:r>
        <w:rPr>
          <w:rFonts w:hint="eastAsia"/>
          <w:i/>
          <w:iCs/>
        </w:rPr>
        <w:t>与文本</w:t>
      </w:r>
      <w:r>
        <w:rPr>
          <w:i/>
          <w:iCs/>
        </w:rPr>
        <w:t>B</w:t>
      </w:r>
      <w:r>
        <w:rPr>
          <w:rFonts w:hint="eastAsia"/>
          <w:i/>
          <w:iCs/>
        </w:rPr>
        <w:t>的语义重合度，只输出结果，不要复述原文。相似度为</w:t>
      </w:r>
      <w:r>
        <w:rPr>
          <w:i/>
          <w:iCs/>
        </w:rPr>
        <w:t>0-100</w:t>
      </w:r>
      <w:r>
        <w:rPr>
          <w:rFonts w:hint="eastAsia"/>
          <w:i/>
          <w:iCs/>
        </w:rPr>
        <w:t>整数，表示</w:t>
      </w:r>
      <w:r>
        <w:rPr>
          <w:i/>
          <w:iCs/>
        </w:rPr>
        <w:t>A</w:t>
      </w:r>
      <w:r>
        <w:rPr>
          <w:rFonts w:hint="eastAsia"/>
          <w:i/>
          <w:iCs/>
        </w:rPr>
        <w:t>与</w:t>
      </w:r>
      <w:r>
        <w:rPr>
          <w:i/>
          <w:iCs/>
        </w:rPr>
        <w:t xml:space="preserve"> B</w:t>
      </w:r>
      <w:r>
        <w:rPr>
          <w:rFonts w:hint="eastAsia"/>
          <w:i/>
          <w:iCs/>
        </w:rPr>
        <w:t>的“要点集合”有多一致：</w:t>
      </w:r>
    </w:p>
    <w:p w14:paraId="5BB16281">
      <w:pPr>
        <w:ind w:firstLine="0"/>
        <w:rPr>
          <w:i/>
          <w:iCs/>
        </w:rPr>
      </w:pPr>
      <w:r>
        <w:rPr>
          <w:i/>
          <w:iCs/>
        </w:rPr>
        <w:t>-B</w:t>
      </w:r>
      <w:r>
        <w:rPr>
          <w:rFonts w:hint="eastAsia"/>
          <w:i/>
          <w:iCs/>
        </w:rPr>
        <w:t>中出现</w:t>
      </w:r>
      <w:r>
        <w:rPr>
          <w:i/>
          <w:iCs/>
        </w:rPr>
        <w:t>A</w:t>
      </w:r>
      <w:r>
        <w:rPr>
          <w:rFonts w:hint="eastAsia"/>
          <w:i/>
          <w:iCs/>
        </w:rPr>
        <w:t>没有的要点</w:t>
      </w:r>
      <w:r>
        <w:rPr>
          <w:i/>
          <w:iCs/>
        </w:rPr>
        <w:t xml:space="preserve"> </w:t>
      </w:r>
      <w:r>
        <w:rPr>
          <w:rFonts w:hint="eastAsia"/>
          <w:i/>
          <w:iCs/>
        </w:rPr>
        <w:t>→</w:t>
      </w:r>
      <w:r>
        <w:rPr>
          <w:i/>
          <w:iCs/>
        </w:rPr>
        <w:t xml:space="preserve"> </w:t>
      </w:r>
      <w:r>
        <w:rPr>
          <w:rFonts w:hint="eastAsia"/>
          <w:i/>
          <w:iCs/>
        </w:rPr>
        <w:t>扣分</w:t>
      </w:r>
    </w:p>
    <w:p w14:paraId="3F1CCF12">
      <w:pPr>
        <w:ind w:firstLine="0"/>
        <w:rPr>
          <w:i/>
          <w:iCs/>
        </w:rPr>
      </w:pPr>
      <w:r>
        <w:rPr>
          <w:i/>
          <w:iCs/>
        </w:rPr>
        <w:t>-A</w:t>
      </w:r>
      <w:r>
        <w:rPr>
          <w:rFonts w:hint="eastAsia"/>
          <w:i/>
          <w:iCs/>
        </w:rPr>
        <w:t>中出现</w:t>
      </w:r>
      <w:r>
        <w:rPr>
          <w:i/>
          <w:iCs/>
        </w:rPr>
        <w:t>B</w:t>
      </w:r>
      <w:r>
        <w:rPr>
          <w:rFonts w:hint="eastAsia"/>
          <w:i/>
          <w:iCs/>
        </w:rPr>
        <w:t>没有的要点</w:t>
      </w:r>
      <w:r>
        <w:rPr>
          <w:i/>
          <w:iCs/>
        </w:rPr>
        <w:t xml:space="preserve"> </w:t>
      </w:r>
      <w:r>
        <w:rPr>
          <w:rFonts w:hint="eastAsia"/>
          <w:i/>
          <w:iCs/>
        </w:rPr>
        <w:t>→</w:t>
      </w:r>
      <w:r>
        <w:rPr>
          <w:i/>
          <w:iCs/>
        </w:rPr>
        <w:t xml:space="preserve"> </w:t>
      </w:r>
      <w:r>
        <w:rPr>
          <w:rFonts w:hint="eastAsia"/>
          <w:i/>
          <w:iCs/>
        </w:rPr>
        <w:t>扣分</w:t>
      </w:r>
    </w:p>
    <w:p w14:paraId="4F40C812">
      <w:pPr>
        <w:ind w:firstLine="0"/>
        <w:rPr>
          <w:i/>
          <w:iCs/>
        </w:rPr>
      </w:pPr>
      <w:r>
        <w:rPr>
          <w:i/>
          <w:iCs/>
        </w:rPr>
        <w:t>-</w:t>
      </w:r>
      <w:r>
        <w:rPr>
          <w:rFonts w:hint="eastAsia"/>
          <w:i/>
          <w:iCs/>
        </w:rPr>
        <w:t>只有两边核心要点集合几乎一致才能接近</w:t>
      </w:r>
      <w:r>
        <w:rPr>
          <w:i/>
          <w:iCs/>
        </w:rPr>
        <w:t>100</w:t>
      </w:r>
    </w:p>
    <w:p w14:paraId="03482EEA">
      <w:pPr>
        <w:ind w:firstLine="0"/>
        <w:rPr>
          <w:i/>
          <w:iCs/>
        </w:rPr>
      </w:pPr>
      <w:r>
        <w:rPr>
          <w:i/>
          <w:iCs/>
        </w:rPr>
        <w:t>-</w:t>
      </w:r>
      <w:r>
        <w:rPr>
          <w:rFonts w:hint="eastAsia"/>
          <w:i/>
          <w:iCs/>
        </w:rPr>
        <w:t>必须正确处理否定</w:t>
      </w:r>
      <w:r>
        <w:rPr>
          <w:i/>
          <w:iCs/>
        </w:rPr>
        <w:t>/</w:t>
      </w:r>
      <w:r>
        <w:rPr>
          <w:rFonts w:hint="eastAsia"/>
          <w:i/>
          <w:iCs/>
        </w:rPr>
        <w:t>转折</w:t>
      </w:r>
      <w:r>
        <w:rPr>
          <w:i/>
          <w:iCs/>
        </w:rPr>
        <w:t>/</w:t>
      </w:r>
      <w:r>
        <w:rPr>
          <w:rFonts w:hint="eastAsia"/>
          <w:i/>
          <w:iCs/>
        </w:rPr>
        <w:t>条件</w:t>
      </w:r>
      <w:r>
        <w:rPr>
          <w:i/>
          <w:iCs/>
        </w:rPr>
        <w:t>/</w:t>
      </w:r>
      <w:r>
        <w:rPr>
          <w:rFonts w:hint="eastAsia"/>
          <w:i/>
          <w:iCs/>
        </w:rPr>
        <w:t>时间范围</w:t>
      </w:r>
      <w:r>
        <w:rPr>
          <w:i/>
          <w:iCs/>
        </w:rPr>
        <w:t>/</w:t>
      </w:r>
      <w:r>
        <w:rPr>
          <w:rFonts w:hint="eastAsia"/>
          <w:i/>
          <w:iCs/>
        </w:rPr>
        <w:t>主体对象</w:t>
      </w:r>
      <w:r>
        <w:rPr>
          <w:i/>
          <w:iCs/>
        </w:rPr>
        <w:t>/</w:t>
      </w:r>
      <w:r>
        <w:rPr>
          <w:rFonts w:hint="eastAsia"/>
          <w:i/>
          <w:iCs/>
        </w:rPr>
        <w:t>立场态度</w:t>
      </w:r>
      <w:r>
        <w:rPr>
          <w:i/>
          <w:iCs/>
        </w:rPr>
        <w:t xml:space="preserve"> </w:t>
      </w:r>
    </w:p>
    <w:p w14:paraId="033C685B">
      <w:pPr>
        <w:ind w:firstLine="0"/>
        <w:rPr>
          <w:i/>
          <w:iCs/>
        </w:rPr>
      </w:pPr>
      <w:r>
        <w:rPr>
          <w:rFonts w:hint="eastAsia"/>
          <w:i/>
          <w:iCs/>
        </w:rPr>
        <w:t>请输出相似度。</w:t>
      </w:r>
    </w:p>
    <w:p w14:paraId="3F7C1805">
      <w:pPr>
        <w:ind w:firstLine="0"/>
        <w:rPr>
          <w:i/>
          <w:iCs/>
        </w:rPr>
      </w:pPr>
      <w:r>
        <w:rPr>
          <w:rFonts w:hint="eastAsia"/>
          <w:i/>
          <w:iCs/>
        </w:rPr>
        <w:t>文本</w:t>
      </w:r>
      <w:r>
        <w:rPr>
          <w:i/>
          <w:iCs/>
        </w:rPr>
        <w:t>A</w:t>
      </w:r>
      <w:r>
        <w:rPr>
          <w:rFonts w:hint="eastAsia"/>
          <w:i/>
          <w:iCs/>
        </w:rPr>
        <w:t>：</w:t>
      </w:r>
    </w:p>
    <w:p w14:paraId="06AC607F">
      <w:pPr>
        <w:ind w:firstLine="0"/>
        <w:rPr>
          <w:i/>
          <w:iCs/>
        </w:rPr>
      </w:pPr>
      <w:r>
        <w:rPr>
          <w:rFonts w:hint="eastAsia"/>
          <w:i/>
          <w:iCs/>
        </w:rPr>
        <w:t>文本</w:t>
      </w:r>
      <w:r>
        <w:rPr>
          <w:i/>
          <w:iCs/>
        </w:rPr>
        <w:t>B</w:t>
      </w:r>
      <w:r>
        <w:rPr>
          <w:rFonts w:hint="eastAsia"/>
          <w:i/>
          <w:iCs/>
        </w:rPr>
        <w:t>：</w:t>
      </w:r>
    </w:p>
    <w:p w14:paraId="7E5F6A71">
      <w:pPr>
        <w:ind w:firstLine="416" w:firstLineChars="200"/>
        <w:rPr>
          <w:rFonts w:ascii="方正书宋_GBK" w:hAnsi="方正书宋_GBK" w:cs="方正书宋_GBK"/>
          <w:lang w:bidi="ar"/>
        </w:rPr>
      </w:pPr>
      <w:ins w:id="22" w:author="Claude" w:date="2026-06-20T00:00:00Z">
        <w:r>
          <w:rPr>
            <w:rFonts w:hint="eastAsia" w:ascii="方正书宋_GBK" w:hAnsi="方正书宋_GBK" w:cs="方正书宋_GBK"/>
            <w:lang w:bidi="ar"/>
          </w:rPr>
          <w:t>本文所使用的真值描述（文本B）由两名具有长对话分析经验的研究人员独立撰写。两名研究人员分别根据原始对话内容，按对话进程撰写对指定发言人发言内容的200–300字描述；随后对各自描述进行交叉比对与协商讨论，对存在分歧的要点逐一讨论后达成共识，形成最终的真值描述。当两名评估者对某一要点的纳入存在分歧时，采取包容性策略——若至少一名评估者认为该要点值得纳入，则在评分时视为合理内容。这一设计承认了长对话理解中的主观性：不同读者可能关注不同的语义要点，因此真值描述的构建允许适度的多样性，而非要求唯一标准答案。</w:t>
        </w:r>
      </w:ins>
    </w:p>
    <w:p w14:paraId="63D47CD3">
      <w:pPr>
        <w:pStyle w:val="12"/>
        <w:keepNext/>
        <w:spacing w:before="240"/>
        <w:ind w:firstLine="0"/>
        <w:jc w:val="center"/>
        <w:rPr>
          <w:rFonts w:hint="default"/>
        </w:rPr>
      </w:pPr>
      <w:r>
        <w:t xml:space="preserve">表 </w:t>
      </w:r>
      <w:r>
        <w:rPr>
          <w:rFonts w:hint="default"/>
        </w:rPr>
        <w:fldChar w:fldCharType="begin"/>
      </w:r>
      <w:r>
        <w:instrText xml:space="preserve">SEQ 表 \* ARABIC</w:instrText>
      </w:r>
      <w:r>
        <w:rPr>
          <w:rFonts w:hint="default"/>
        </w:rPr>
        <w:fldChar w:fldCharType="separate"/>
      </w:r>
      <w:r>
        <w:rPr>
          <w:rFonts w:hint="default"/>
        </w:rPr>
        <w:t>1</w:t>
      </w:r>
      <w:r>
        <w:rPr>
          <w:rFonts w:hint="default"/>
        </w:rPr>
        <w:fldChar w:fldCharType="end"/>
      </w:r>
      <w:r>
        <w:t>用户实验</w:t>
      </w:r>
      <w:r>
        <w:rPr>
          <w:rFonts w:hint="eastAsia"/>
          <w:lang w:val="en-US" w:eastAsia="zh-CN"/>
        </w:rPr>
        <w:t>四</w:t>
      </w:r>
      <w:r>
        <w:t>组实验相似度分数</w:t>
      </w:r>
    </w:p>
    <w:tbl>
      <w:tblPr>
        <w:tblStyle w:val="26"/>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4"/>
        <w:gridCol w:w="853"/>
        <w:gridCol w:w="912"/>
        <w:gridCol w:w="1200"/>
        <w:gridCol w:w="822"/>
      </w:tblGrid>
      <w:tr w14:paraId="643150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tcBorders>
              <w:top w:val="single" w:color="auto" w:sz="12" w:space="0"/>
              <w:bottom w:val="single" w:color="auto" w:sz="8" w:space="0"/>
            </w:tcBorders>
            <w:vAlign w:val="center"/>
          </w:tcPr>
          <w:p w14:paraId="7AA05592">
            <w:pPr>
              <w:ind w:firstLine="0"/>
              <w:jc w:val="center"/>
            </w:pPr>
            <w:r>
              <w:rPr>
                <w:rFonts w:hint="eastAsia"/>
              </w:rPr>
              <w:t>参与者</w:t>
            </w:r>
          </w:p>
        </w:tc>
        <w:tc>
          <w:tcPr>
            <w:tcW w:w="907" w:type="pct"/>
            <w:tcBorders>
              <w:top w:val="single" w:color="auto" w:sz="12" w:space="0"/>
              <w:bottom w:val="single" w:color="auto" w:sz="8" w:space="0"/>
            </w:tcBorders>
            <w:vAlign w:val="center"/>
          </w:tcPr>
          <w:p w14:paraId="73FFB43A">
            <w:pPr>
              <w:ind w:firstLine="0"/>
              <w:jc w:val="center"/>
            </w:pPr>
            <w:r>
              <w:rPr>
                <w:rFonts w:hint="eastAsia"/>
              </w:rPr>
              <w:t>仅对话视图</w:t>
            </w:r>
          </w:p>
        </w:tc>
        <w:tc>
          <w:tcPr>
            <w:tcW w:w="970" w:type="pct"/>
            <w:tcBorders>
              <w:top w:val="single" w:color="auto" w:sz="12" w:space="0"/>
              <w:bottom w:val="single" w:color="auto" w:sz="8" w:space="0"/>
            </w:tcBorders>
            <w:vAlign w:val="center"/>
          </w:tcPr>
          <w:p w14:paraId="33B20E61">
            <w:pPr>
              <w:ind w:firstLine="0"/>
              <w:jc w:val="center"/>
              <w:rPr>
                <w:rFonts w:hint="default" w:eastAsia="方正书宋_GBK"/>
                <w:lang w:val="en-US" w:eastAsia="zh-CN"/>
              </w:rPr>
            </w:pPr>
            <w:r>
              <w:rPr>
                <w:rFonts w:hint="eastAsia"/>
                <w:lang w:val="en-US" w:eastAsia="zh-CN"/>
              </w:rPr>
              <w:t>无发言人轨迹</w:t>
            </w:r>
          </w:p>
        </w:tc>
        <w:tc>
          <w:tcPr>
            <w:tcW w:w="1276" w:type="pct"/>
            <w:tcBorders>
              <w:top w:val="single" w:color="auto" w:sz="12" w:space="0"/>
              <w:bottom w:val="single" w:color="auto" w:sz="8" w:space="0"/>
            </w:tcBorders>
            <w:vAlign w:val="center"/>
          </w:tcPr>
          <w:p w14:paraId="39F8D6C4">
            <w:pPr>
              <w:ind w:firstLine="0" w:firstLineChars="0"/>
              <w:jc w:val="center"/>
              <w:rPr>
                <w:rFonts w:hint="default" w:eastAsia="方正书宋_GBK"/>
                <w:lang w:val="en-US" w:eastAsia="zh-CN"/>
              </w:rPr>
            </w:pPr>
            <w:r>
              <w:rPr>
                <w:rFonts w:hint="eastAsia"/>
              </w:rPr>
              <w:t>完整Topic</w:t>
            </w:r>
            <w:r>
              <w:t>T</w:t>
            </w:r>
            <w:r>
              <w:rPr>
                <w:rFonts w:hint="eastAsia"/>
              </w:rPr>
              <w:t>race</w:t>
            </w:r>
          </w:p>
        </w:tc>
        <w:tc>
          <w:tcPr>
            <w:tcW w:w="874" w:type="pct"/>
            <w:tcBorders>
              <w:top w:val="single" w:color="auto" w:sz="12" w:space="0"/>
              <w:bottom w:val="single" w:color="auto" w:sz="8" w:space="0"/>
            </w:tcBorders>
            <w:vAlign w:val="center"/>
          </w:tcPr>
          <w:p w14:paraId="1DE4E13B">
            <w:pPr>
              <w:ind w:firstLine="0"/>
              <w:jc w:val="center"/>
              <w:rPr>
                <w:rFonts w:hint="default" w:eastAsia="方正书宋_GBK"/>
                <w:lang w:val="en-US" w:eastAsia="zh-CN"/>
              </w:rPr>
            </w:pPr>
            <w:r>
              <w:rPr>
                <w:rFonts w:hint="eastAsia"/>
                <w:lang w:val="en-US" w:eastAsia="zh-CN"/>
              </w:rPr>
              <w:t>LLM</w:t>
            </w:r>
          </w:p>
        </w:tc>
      </w:tr>
      <w:tr w14:paraId="0C0D09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jc w:val="center"/>
        </w:trPr>
        <w:tc>
          <w:tcPr>
            <w:tcW w:w="972" w:type="pct"/>
            <w:tcBorders>
              <w:top w:val="single" w:color="auto" w:sz="8" w:space="0"/>
            </w:tcBorders>
            <w:vAlign w:val="center"/>
          </w:tcPr>
          <w:p w14:paraId="024AC0C5">
            <w:pPr>
              <w:ind w:firstLine="0"/>
              <w:jc w:val="center"/>
            </w:pPr>
            <w:r>
              <w:rPr>
                <w:rFonts w:hint="eastAsia"/>
              </w:rPr>
              <w:t>用户1</w:t>
            </w:r>
          </w:p>
        </w:tc>
        <w:tc>
          <w:tcPr>
            <w:tcW w:w="907" w:type="pct"/>
            <w:tcBorders>
              <w:top w:val="single" w:color="auto" w:sz="8" w:space="0"/>
            </w:tcBorders>
            <w:vAlign w:val="center"/>
          </w:tcPr>
          <w:p w14:paraId="08D1ED35">
            <w:pPr>
              <w:ind w:firstLine="0"/>
              <w:jc w:val="center"/>
            </w:pPr>
            <w:r>
              <w:rPr>
                <w:rFonts w:hint="eastAsia"/>
              </w:rPr>
              <w:t>6</w:t>
            </w:r>
            <w:r>
              <w:t>3</w:t>
            </w:r>
          </w:p>
        </w:tc>
        <w:tc>
          <w:tcPr>
            <w:tcW w:w="970" w:type="pct"/>
            <w:tcBorders>
              <w:top w:val="single" w:color="auto" w:sz="8" w:space="0"/>
            </w:tcBorders>
            <w:vAlign w:val="center"/>
          </w:tcPr>
          <w:p w14:paraId="7885C11A">
            <w:pPr>
              <w:ind w:firstLine="0"/>
              <w:jc w:val="center"/>
              <w:rPr>
                <w:rFonts w:hint="default" w:eastAsia="方正书宋_GBK"/>
                <w:lang w:val="en-US" w:eastAsia="zh-CN"/>
              </w:rPr>
            </w:pPr>
            <w:r>
              <w:rPr>
                <w:rFonts w:hint="eastAsia"/>
                <w:lang w:val="en-US" w:eastAsia="zh-CN"/>
              </w:rPr>
              <w:t>76</w:t>
            </w:r>
          </w:p>
        </w:tc>
        <w:tc>
          <w:tcPr>
            <w:tcW w:w="1276" w:type="pct"/>
            <w:tcBorders>
              <w:top w:val="single" w:color="auto" w:sz="8" w:space="0"/>
            </w:tcBorders>
            <w:vAlign w:val="center"/>
          </w:tcPr>
          <w:p w14:paraId="64C154D5">
            <w:pPr>
              <w:ind w:firstLine="0" w:firstLineChars="0"/>
              <w:jc w:val="center"/>
              <w:rPr>
                <w:rFonts w:hint="eastAsia"/>
              </w:rPr>
            </w:pPr>
            <w:r>
              <w:rPr>
                <w:rFonts w:hint="eastAsia"/>
              </w:rPr>
              <w:t>8</w:t>
            </w:r>
            <w:r>
              <w:t>2</w:t>
            </w:r>
          </w:p>
        </w:tc>
        <w:tc>
          <w:tcPr>
            <w:tcW w:w="874" w:type="pct"/>
            <w:tcBorders>
              <w:top w:val="single" w:color="auto" w:sz="8" w:space="0"/>
            </w:tcBorders>
            <w:vAlign w:val="center"/>
          </w:tcPr>
          <w:p w14:paraId="6B632DFB">
            <w:pPr>
              <w:ind w:firstLine="0"/>
              <w:jc w:val="center"/>
              <w:rPr>
                <w:rFonts w:hint="eastAsia" w:eastAsia="方正书宋_GBK"/>
                <w:lang w:val="en-US" w:eastAsia="zh-CN"/>
              </w:rPr>
            </w:pPr>
            <w:r>
              <w:rPr>
                <w:rFonts w:hint="eastAsia"/>
                <w:lang w:val="en-US" w:eastAsia="zh-CN"/>
              </w:rPr>
              <w:t>-</w:t>
            </w:r>
          </w:p>
        </w:tc>
      </w:tr>
      <w:tr w14:paraId="7E341C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4F414D36">
            <w:pPr>
              <w:ind w:firstLine="0"/>
              <w:jc w:val="center"/>
            </w:pPr>
            <w:r>
              <w:rPr>
                <w:rFonts w:hint="eastAsia"/>
              </w:rPr>
              <w:t>用户2</w:t>
            </w:r>
          </w:p>
        </w:tc>
        <w:tc>
          <w:tcPr>
            <w:tcW w:w="907" w:type="pct"/>
            <w:vAlign w:val="center"/>
          </w:tcPr>
          <w:p w14:paraId="173BFC5E">
            <w:pPr>
              <w:ind w:firstLine="0"/>
              <w:jc w:val="center"/>
            </w:pPr>
            <w:r>
              <w:rPr>
                <w:rFonts w:hint="eastAsia"/>
              </w:rPr>
              <w:t>5</w:t>
            </w:r>
            <w:r>
              <w:t>7</w:t>
            </w:r>
          </w:p>
        </w:tc>
        <w:tc>
          <w:tcPr>
            <w:tcW w:w="970" w:type="pct"/>
            <w:vAlign w:val="center"/>
          </w:tcPr>
          <w:p w14:paraId="734D5D44">
            <w:pPr>
              <w:ind w:firstLine="0"/>
              <w:jc w:val="center"/>
              <w:rPr>
                <w:rFonts w:hint="default" w:eastAsia="方正书宋_GBK"/>
                <w:lang w:val="en-US" w:eastAsia="zh-CN"/>
              </w:rPr>
            </w:pPr>
            <w:r>
              <w:rPr>
                <w:rFonts w:hint="eastAsia"/>
                <w:lang w:val="en-US" w:eastAsia="zh-CN"/>
              </w:rPr>
              <w:t>77</w:t>
            </w:r>
          </w:p>
        </w:tc>
        <w:tc>
          <w:tcPr>
            <w:tcW w:w="1276" w:type="pct"/>
            <w:vAlign w:val="center"/>
          </w:tcPr>
          <w:p w14:paraId="134582EC">
            <w:pPr>
              <w:ind w:firstLine="0" w:firstLineChars="0"/>
              <w:jc w:val="center"/>
              <w:rPr>
                <w:rFonts w:hint="eastAsia"/>
              </w:rPr>
            </w:pPr>
            <w:r>
              <w:rPr>
                <w:rFonts w:hint="eastAsia"/>
              </w:rPr>
              <w:t>8</w:t>
            </w:r>
            <w:r>
              <w:t>3</w:t>
            </w:r>
          </w:p>
        </w:tc>
        <w:tc>
          <w:tcPr>
            <w:tcW w:w="874" w:type="pct"/>
            <w:vAlign w:val="center"/>
          </w:tcPr>
          <w:p w14:paraId="767DA690">
            <w:pPr>
              <w:ind w:firstLine="0"/>
              <w:jc w:val="center"/>
              <w:rPr>
                <w:rFonts w:hint="eastAsia" w:eastAsia="方正书宋_GBK"/>
                <w:lang w:val="en-US" w:eastAsia="zh-CN"/>
              </w:rPr>
            </w:pPr>
            <w:r>
              <w:rPr>
                <w:rFonts w:hint="eastAsia"/>
                <w:lang w:val="en-US" w:eastAsia="zh-CN"/>
              </w:rPr>
              <w:t>-</w:t>
            </w:r>
          </w:p>
        </w:tc>
      </w:tr>
      <w:tr w14:paraId="005BA4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68321858">
            <w:pPr>
              <w:ind w:firstLine="0"/>
              <w:jc w:val="center"/>
            </w:pPr>
            <w:r>
              <w:rPr>
                <w:rFonts w:hint="eastAsia"/>
              </w:rPr>
              <w:t>用户3</w:t>
            </w:r>
          </w:p>
        </w:tc>
        <w:tc>
          <w:tcPr>
            <w:tcW w:w="907" w:type="pct"/>
            <w:vAlign w:val="center"/>
          </w:tcPr>
          <w:p w14:paraId="64DCDC7B">
            <w:pPr>
              <w:ind w:firstLine="0"/>
              <w:jc w:val="center"/>
            </w:pPr>
            <w:r>
              <w:rPr>
                <w:rFonts w:hint="eastAsia"/>
              </w:rPr>
              <w:t>5</w:t>
            </w:r>
            <w:r>
              <w:t>5</w:t>
            </w:r>
          </w:p>
        </w:tc>
        <w:tc>
          <w:tcPr>
            <w:tcW w:w="970" w:type="pct"/>
            <w:vAlign w:val="center"/>
          </w:tcPr>
          <w:p w14:paraId="080345D6">
            <w:pPr>
              <w:ind w:firstLine="0"/>
              <w:jc w:val="center"/>
              <w:rPr>
                <w:rFonts w:hint="default" w:eastAsia="方正书宋_GBK"/>
                <w:lang w:val="en-US" w:eastAsia="zh-CN"/>
              </w:rPr>
            </w:pPr>
            <w:r>
              <w:rPr>
                <w:rFonts w:hint="eastAsia"/>
                <w:lang w:val="en-US" w:eastAsia="zh-CN"/>
              </w:rPr>
              <w:t>80</w:t>
            </w:r>
          </w:p>
        </w:tc>
        <w:tc>
          <w:tcPr>
            <w:tcW w:w="1276" w:type="pct"/>
            <w:vAlign w:val="center"/>
          </w:tcPr>
          <w:p w14:paraId="68AD7D8F">
            <w:pPr>
              <w:ind w:firstLine="0" w:firstLineChars="0"/>
              <w:jc w:val="center"/>
              <w:rPr>
                <w:rFonts w:hint="eastAsia"/>
              </w:rPr>
            </w:pPr>
            <w:r>
              <w:rPr>
                <w:rFonts w:hint="eastAsia"/>
              </w:rPr>
              <w:t>9</w:t>
            </w:r>
            <w:r>
              <w:t>2</w:t>
            </w:r>
          </w:p>
        </w:tc>
        <w:tc>
          <w:tcPr>
            <w:tcW w:w="874" w:type="pct"/>
            <w:vAlign w:val="center"/>
          </w:tcPr>
          <w:p w14:paraId="6200FE9C">
            <w:pPr>
              <w:ind w:firstLine="0"/>
              <w:jc w:val="center"/>
              <w:rPr>
                <w:rFonts w:hint="eastAsia" w:eastAsia="方正书宋_GBK"/>
                <w:lang w:val="en-US" w:eastAsia="zh-CN"/>
              </w:rPr>
            </w:pPr>
            <w:r>
              <w:rPr>
                <w:rFonts w:hint="eastAsia"/>
                <w:lang w:val="en-US" w:eastAsia="zh-CN"/>
              </w:rPr>
              <w:t>-</w:t>
            </w:r>
          </w:p>
        </w:tc>
      </w:tr>
      <w:tr w14:paraId="7121A6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4DA344D4">
            <w:pPr>
              <w:ind w:firstLine="0"/>
              <w:jc w:val="center"/>
            </w:pPr>
            <w:r>
              <w:rPr>
                <w:rFonts w:hint="eastAsia"/>
              </w:rPr>
              <w:t>用户4</w:t>
            </w:r>
          </w:p>
        </w:tc>
        <w:tc>
          <w:tcPr>
            <w:tcW w:w="907" w:type="pct"/>
            <w:vAlign w:val="center"/>
          </w:tcPr>
          <w:p w14:paraId="0B945110">
            <w:pPr>
              <w:ind w:firstLine="0"/>
              <w:jc w:val="center"/>
            </w:pPr>
            <w:r>
              <w:rPr>
                <w:rFonts w:hint="eastAsia"/>
              </w:rPr>
              <w:t>8</w:t>
            </w:r>
            <w:r>
              <w:t>4</w:t>
            </w:r>
          </w:p>
        </w:tc>
        <w:tc>
          <w:tcPr>
            <w:tcW w:w="970" w:type="pct"/>
            <w:vAlign w:val="center"/>
          </w:tcPr>
          <w:p w14:paraId="53F67BCC">
            <w:pPr>
              <w:ind w:firstLine="0"/>
              <w:jc w:val="center"/>
              <w:rPr>
                <w:rFonts w:hint="default" w:eastAsia="方正书宋_GBK"/>
                <w:lang w:val="en-US" w:eastAsia="zh-CN"/>
              </w:rPr>
            </w:pPr>
            <w:r>
              <w:rPr>
                <w:rFonts w:hint="eastAsia"/>
                <w:lang w:val="en-US" w:eastAsia="zh-CN"/>
              </w:rPr>
              <w:t>87</w:t>
            </w:r>
          </w:p>
        </w:tc>
        <w:tc>
          <w:tcPr>
            <w:tcW w:w="1276" w:type="pct"/>
            <w:vAlign w:val="center"/>
          </w:tcPr>
          <w:p w14:paraId="54C75262">
            <w:pPr>
              <w:ind w:firstLine="0" w:firstLineChars="0"/>
              <w:jc w:val="center"/>
              <w:rPr>
                <w:rFonts w:hint="eastAsia"/>
              </w:rPr>
            </w:pPr>
            <w:r>
              <w:rPr>
                <w:rFonts w:hint="eastAsia"/>
              </w:rPr>
              <w:t>8</w:t>
            </w:r>
            <w:r>
              <w:t>7</w:t>
            </w:r>
          </w:p>
        </w:tc>
        <w:tc>
          <w:tcPr>
            <w:tcW w:w="874" w:type="pct"/>
            <w:vAlign w:val="center"/>
          </w:tcPr>
          <w:p w14:paraId="5185E9CB">
            <w:pPr>
              <w:ind w:firstLine="0"/>
              <w:jc w:val="center"/>
              <w:rPr>
                <w:rFonts w:hint="eastAsia" w:eastAsia="方正书宋_GBK"/>
                <w:lang w:val="en-US" w:eastAsia="zh-CN"/>
              </w:rPr>
            </w:pPr>
            <w:r>
              <w:rPr>
                <w:rFonts w:hint="eastAsia"/>
                <w:lang w:val="en-US" w:eastAsia="zh-CN"/>
              </w:rPr>
              <w:t>-</w:t>
            </w:r>
          </w:p>
        </w:tc>
      </w:tr>
      <w:tr w14:paraId="6A3BC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83CB649">
            <w:pPr>
              <w:ind w:firstLine="0"/>
              <w:jc w:val="center"/>
            </w:pPr>
            <w:r>
              <w:rPr>
                <w:rFonts w:hint="eastAsia"/>
              </w:rPr>
              <w:t>用户5</w:t>
            </w:r>
          </w:p>
        </w:tc>
        <w:tc>
          <w:tcPr>
            <w:tcW w:w="907" w:type="pct"/>
            <w:vAlign w:val="center"/>
          </w:tcPr>
          <w:p w14:paraId="6C29CEA8">
            <w:pPr>
              <w:ind w:firstLine="0"/>
              <w:jc w:val="center"/>
            </w:pPr>
            <w:r>
              <w:rPr>
                <w:rFonts w:hint="eastAsia"/>
              </w:rPr>
              <w:t>6</w:t>
            </w:r>
            <w:r>
              <w:t>8</w:t>
            </w:r>
          </w:p>
        </w:tc>
        <w:tc>
          <w:tcPr>
            <w:tcW w:w="970" w:type="pct"/>
            <w:vAlign w:val="center"/>
          </w:tcPr>
          <w:p w14:paraId="1AE9EF75">
            <w:pPr>
              <w:ind w:firstLine="0"/>
              <w:jc w:val="center"/>
              <w:rPr>
                <w:rFonts w:hint="default" w:eastAsia="方正书宋_GBK"/>
                <w:lang w:val="en-US" w:eastAsia="zh-CN"/>
              </w:rPr>
            </w:pPr>
            <w:r>
              <w:rPr>
                <w:rFonts w:hint="eastAsia"/>
                <w:lang w:val="en-US" w:eastAsia="zh-CN"/>
              </w:rPr>
              <w:t>76</w:t>
            </w:r>
          </w:p>
        </w:tc>
        <w:tc>
          <w:tcPr>
            <w:tcW w:w="1276" w:type="pct"/>
            <w:vAlign w:val="center"/>
          </w:tcPr>
          <w:p w14:paraId="1E1CB635">
            <w:pPr>
              <w:ind w:firstLine="0" w:firstLineChars="0"/>
              <w:jc w:val="center"/>
              <w:rPr>
                <w:rFonts w:hint="eastAsia"/>
              </w:rPr>
            </w:pPr>
            <w:r>
              <w:rPr>
                <w:rFonts w:hint="eastAsia"/>
              </w:rPr>
              <w:t>8</w:t>
            </w:r>
            <w:r>
              <w:t>4</w:t>
            </w:r>
          </w:p>
        </w:tc>
        <w:tc>
          <w:tcPr>
            <w:tcW w:w="874" w:type="pct"/>
            <w:vAlign w:val="center"/>
          </w:tcPr>
          <w:p w14:paraId="74DF1597">
            <w:pPr>
              <w:ind w:firstLine="0"/>
              <w:jc w:val="center"/>
              <w:rPr>
                <w:rFonts w:hint="eastAsia" w:eastAsia="方正书宋_GBK"/>
                <w:lang w:val="en-US" w:eastAsia="zh-CN"/>
              </w:rPr>
            </w:pPr>
            <w:r>
              <w:rPr>
                <w:rFonts w:hint="eastAsia"/>
                <w:lang w:val="en-US" w:eastAsia="zh-CN"/>
              </w:rPr>
              <w:t>-</w:t>
            </w:r>
          </w:p>
        </w:tc>
      </w:tr>
      <w:tr w14:paraId="54A60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91E0FB9">
            <w:pPr>
              <w:ind w:firstLine="0"/>
              <w:jc w:val="center"/>
            </w:pPr>
            <w:r>
              <w:rPr>
                <w:rFonts w:hint="eastAsia"/>
              </w:rPr>
              <w:t>用户6</w:t>
            </w:r>
          </w:p>
        </w:tc>
        <w:tc>
          <w:tcPr>
            <w:tcW w:w="907" w:type="pct"/>
            <w:vAlign w:val="center"/>
          </w:tcPr>
          <w:p w14:paraId="314DE022">
            <w:pPr>
              <w:ind w:firstLine="0"/>
              <w:jc w:val="center"/>
            </w:pPr>
            <w:r>
              <w:rPr>
                <w:rFonts w:hint="eastAsia"/>
              </w:rPr>
              <w:t>7</w:t>
            </w:r>
            <w:r>
              <w:t>7</w:t>
            </w:r>
          </w:p>
        </w:tc>
        <w:tc>
          <w:tcPr>
            <w:tcW w:w="970" w:type="pct"/>
            <w:vAlign w:val="center"/>
          </w:tcPr>
          <w:p w14:paraId="139C4D79">
            <w:pPr>
              <w:ind w:firstLine="0"/>
              <w:jc w:val="center"/>
              <w:rPr>
                <w:rFonts w:hint="eastAsia" w:eastAsia="方正书宋_GBK"/>
                <w:lang w:val="en-US" w:eastAsia="zh-CN"/>
              </w:rPr>
            </w:pPr>
            <w:r>
              <w:rPr>
                <w:rFonts w:hint="eastAsia"/>
              </w:rPr>
              <w:t>7</w:t>
            </w:r>
            <w:r>
              <w:rPr>
                <w:rFonts w:hint="eastAsia"/>
                <w:lang w:val="en-US" w:eastAsia="zh-CN"/>
              </w:rPr>
              <w:t>3</w:t>
            </w:r>
          </w:p>
        </w:tc>
        <w:tc>
          <w:tcPr>
            <w:tcW w:w="1276" w:type="pct"/>
            <w:vAlign w:val="center"/>
          </w:tcPr>
          <w:p w14:paraId="72813B4C">
            <w:pPr>
              <w:ind w:firstLine="0" w:firstLineChars="0"/>
              <w:jc w:val="center"/>
              <w:rPr>
                <w:rFonts w:hint="eastAsia"/>
              </w:rPr>
            </w:pPr>
            <w:r>
              <w:rPr>
                <w:rFonts w:hint="eastAsia"/>
              </w:rPr>
              <w:t>7</w:t>
            </w:r>
            <w:r>
              <w:t>4</w:t>
            </w:r>
          </w:p>
        </w:tc>
        <w:tc>
          <w:tcPr>
            <w:tcW w:w="874" w:type="pct"/>
            <w:vAlign w:val="center"/>
          </w:tcPr>
          <w:p w14:paraId="3C9B0E36">
            <w:pPr>
              <w:ind w:firstLine="0"/>
              <w:jc w:val="center"/>
              <w:rPr>
                <w:rFonts w:hint="eastAsia" w:eastAsia="方正书宋_GBK"/>
                <w:lang w:val="en-US" w:eastAsia="zh-CN"/>
              </w:rPr>
            </w:pPr>
            <w:r>
              <w:rPr>
                <w:rFonts w:hint="eastAsia"/>
                <w:lang w:val="en-US" w:eastAsia="zh-CN"/>
              </w:rPr>
              <w:t>-</w:t>
            </w:r>
          </w:p>
        </w:tc>
      </w:tr>
      <w:tr w14:paraId="4B1D52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487A333C">
            <w:pPr>
              <w:ind w:firstLine="0"/>
              <w:jc w:val="center"/>
            </w:pPr>
            <w:r>
              <w:rPr>
                <w:rFonts w:hint="eastAsia"/>
              </w:rPr>
              <w:t>用户7</w:t>
            </w:r>
          </w:p>
        </w:tc>
        <w:tc>
          <w:tcPr>
            <w:tcW w:w="907" w:type="pct"/>
            <w:vAlign w:val="center"/>
          </w:tcPr>
          <w:p w14:paraId="130C61F0">
            <w:pPr>
              <w:ind w:firstLine="0"/>
              <w:jc w:val="center"/>
            </w:pPr>
            <w:r>
              <w:rPr>
                <w:rFonts w:hint="eastAsia"/>
              </w:rPr>
              <w:t>6</w:t>
            </w:r>
            <w:r>
              <w:t>1</w:t>
            </w:r>
          </w:p>
        </w:tc>
        <w:tc>
          <w:tcPr>
            <w:tcW w:w="970" w:type="pct"/>
            <w:vAlign w:val="center"/>
          </w:tcPr>
          <w:p w14:paraId="5D15DF32">
            <w:pPr>
              <w:ind w:firstLine="0"/>
              <w:jc w:val="center"/>
              <w:rPr>
                <w:rFonts w:hint="default" w:eastAsia="方正书宋_GBK"/>
                <w:lang w:val="en-US" w:eastAsia="zh-CN"/>
              </w:rPr>
            </w:pPr>
            <w:r>
              <w:rPr>
                <w:rFonts w:hint="eastAsia"/>
                <w:lang w:val="en-US" w:eastAsia="zh-CN"/>
              </w:rPr>
              <w:t>80</w:t>
            </w:r>
          </w:p>
        </w:tc>
        <w:tc>
          <w:tcPr>
            <w:tcW w:w="1276" w:type="pct"/>
            <w:vAlign w:val="center"/>
          </w:tcPr>
          <w:p w14:paraId="6E87EA91">
            <w:pPr>
              <w:ind w:firstLine="0" w:firstLineChars="0"/>
              <w:jc w:val="center"/>
              <w:rPr>
                <w:rFonts w:hint="eastAsia"/>
              </w:rPr>
            </w:pPr>
            <w:r>
              <w:rPr>
                <w:rFonts w:hint="eastAsia"/>
              </w:rPr>
              <w:t>9</w:t>
            </w:r>
            <w:r>
              <w:t>0</w:t>
            </w:r>
          </w:p>
        </w:tc>
        <w:tc>
          <w:tcPr>
            <w:tcW w:w="874" w:type="pct"/>
            <w:vAlign w:val="center"/>
          </w:tcPr>
          <w:p w14:paraId="2ACE9AD2">
            <w:pPr>
              <w:ind w:firstLine="0"/>
              <w:jc w:val="center"/>
              <w:rPr>
                <w:rFonts w:hint="eastAsia" w:eastAsia="方正书宋_GBK"/>
                <w:lang w:val="en-US" w:eastAsia="zh-CN"/>
              </w:rPr>
            </w:pPr>
            <w:r>
              <w:rPr>
                <w:rFonts w:hint="eastAsia"/>
                <w:lang w:val="en-US" w:eastAsia="zh-CN"/>
              </w:rPr>
              <w:t>-</w:t>
            </w:r>
          </w:p>
        </w:tc>
      </w:tr>
      <w:tr w14:paraId="13DAFB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4D135B5">
            <w:pPr>
              <w:ind w:firstLine="0"/>
              <w:jc w:val="center"/>
            </w:pPr>
            <w:r>
              <w:rPr>
                <w:rFonts w:hint="eastAsia"/>
              </w:rPr>
              <w:t>用户8</w:t>
            </w:r>
          </w:p>
        </w:tc>
        <w:tc>
          <w:tcPr>
            <w:tcW w:w="907" w:type="pct"/>
            <w:vAlign w:val="center"/>
          </w:tcPr>
          <w:p w14:paraId="39062B02">
            <w:pPr>
              <w:ind w:firstLine="0"/>
              <w:jc w:val="center"/>
            </w:pPr>
            <w:r>
              <w:rPr>
                <w:rFonts w:hint="eastAsia"/>
              </w:rPr>
              <w:t>7</w:t>
            </w:r>
            <w:r>
              <w:t>5</w:t>
            </w:r>
          </w:p>
        </w:tc>
        <w:tc>
          <w:tcPr>
            <w:tcW w:w="970" w:type="pct"/>
            <w:vAlign w:val="center"/>
          </w:tcPr>
          <w:p w14:paraId="3CACC5CA">
            <w:pPr>
              <w:ind w:firstLine="0"/>
              <w:jc w:val="center"/>
              <w:rPr>
                <w:rFonts w:hint="default" w:eastAsia="方正书宋_GBK"/>
                <w:lang w:val="en-US" w:eastAsia="zh-CN"/>
              </w:rPr>
            </w:pPr>
            <w:r>
              <w:rPr>
                <w:rFonts w:hint="eastAsia"/>
                <w:lang w:val="en-US" w:eastAsia="zh-CN"/>
              </w:rPr>
              <w:t>81</w:t>
            </w:r>
          </w:p>
        </w:tc>
        <w:tc>
          <w:tcPr>
            <w:tcW w:w="1276" w:type="pct"/>
            <w:vAlign w:val="center"/>
          </w:tcPr>
          <w:p w14:paraId="74811067">
            <w:pPr>
              <w:ind w:firstLine="0" w:firstLineChars="0"/>
              <w:jc w:val="center"/>
              <w:rPr>
                <w:rFonts w:hint="eastAsia"/>
              </w:rPr>
            </w:pPr>
            <w:r>
              <w:rPr>
                <w:rFonts w:hint="eastAsia"/>
              </w:rPr>
              <w:t>8</w:t>
            </w:r>
            <w:r>
              <w:t>6</w:t>
            </w:r>
          </w:p>
        </w:tc>
        <w:tc>
          <w:tcPr>
            <w:tcW w:w="874" w:type="pct"/>
            <w:vAlign w:val="center"/>
          </w:tcPr>
          <w:p w14:paraId="7C42D719">
            <w:pPr>
              <w:ind w:firstLine="0"/>
              <w:jc w:val="center"/>
              <w:rPr>
                <w:rFonts w:hint="eastAsia" w:eastAsia="方正书宋_GBK"/>
                <w:lang w:val="en-US" w:eastAsia="zh-CN"/>
              </w:rPr>
            </w:pPr>
            <w:r>
              <w:rPr>
                <w:rFonts w:hint="eastAsia"/>
                <w:lang w:val="en-US" w:eastAsia="zh-CN"/>
              </w:rPr>
              <w:t>-</w:t>
            </w:r>
          </w:p>
        </w:tc>
      </w:tr>
      <w:tr w14:paraId="61FE3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0E59F666">
            <w:pPr>
              <w:ind w:firstLine="0"/>
              <w:jc w:val="center"/>
            </w:pPr>
            <w:r>
              <w:rPr>
                <w:rFonts w:hint="eastAsia"/>
              </w:rPr>
              <w:t>用户9</w:t>
            </w:r>
          </w:p>
        </w:tc>
        <w:tc>
          <w:tcPr>
            <w:tcW w:w="907" w:type="pct"/>
            <w:vAlign w:val="center"/>
          </w:tcPr>
          <w:p w14:paraId="2C4E500B">
            <w:pPr>
              <w:ind w:firstLine="0"/>
              <w:jc w:val="center"/>
            </w:pPr>
            <w:r>
              <w:rPr>
                <w:rFonts w:hint="eastAsia"/>
              </w:rPr>
              <w:t>7</w:t>
            </w:r>
            <w:r>
              <w:t>2</w:t>
            </w:r>
          </w:p>
        </w:tc>
        <w:tc>
          <w:tcPr>
            <w:tcW w:w="970" w:type="pct"/>
            <w:vAlign w:val="center"/>
          </w:tcPr>
          <w:p w14:paraId="5361772F">
            <w:pPr>
              <w:ind w:firstLine="0"/>
              <w:jc w:val="center"/>
              <w:rPr>
                <w:rFonts w:hint="eastAsia" w:eastAsia="方正书宋_GBK"/>
                <w:lang w:val="en-US" w:eastAsia="zh-CN"/>
              </w:rPr>
            </w:pPr>
            <w:r>
              <w:rPr>
                <w:rFonts w:hint="eastAsia"/>
              </w:rPr>
              <w:t>7</w:t>
            </w:r>
            <w:r>
              <w:rPr>
                <w:rFonts w:hint="eastAsia"/>
                <w:lang w:val="en-US" w:eastAsia="zh-CN"/>
              </w:rPr>
              <w:t>6</w:t>
            </w:r>
          </w:p>
        </w:tc>
        <w:tc>
          <w:tcPr>
            <w:tcW w:w="1276" w:type="pct"/>
            <w:vAlign w:val="center"/>
          </w:tcPr>
          <w:p w14:paraId="6141C5D5">
            <w:pPr>
              <w:ind w:firstLine="0" w:firstLineChars="0"/>
              <w:jc w:val="center"/>
              <w:rPr>
                <w:rFonts w:hint="eastAsia"/>
              </w:rPr>
            </w:pPr>
            <w:r>
              <w:rPr>
                <w:rFonts w:hint="eastAsia"/>
              </w:rPr>
              <w:t>7</w:t>
            </w:r>
            <w:r>
              <w:t>6</w:t>
            </w:r>
          </w:p>
        </w:tc>
        <w:tc>
          <w:tcPr>
            <w:tcW w:w="874" w:type="pct"/>
            <w:vAlign w:val="center"/>
          </w:tcPr>
          <w:p w14:paraId="7650AC0D">
            <w:pPr>
              <w:ind w:firstLine="0"/>
              <w:jc w:val="center"/>
              <w:rPr>
                <w:rFonts w:hint="eastAsia" w:eastAsia="方正书宋_GBK"/>
                <w:lang w:val="en-US" w:eastAsia="zh-CN"/>
              </w:rPr>
            </w:pPr>
            <w:r>
              <w:rPr>
                <w:rFonts w:hint="eastAsia"/>
                <w:lang w:val="en-US" w:eastAsia="zh-CN"/>
              </w:rPr>
              <w:t>-</w:t>
            </w:r>
          </w:p>
        </w:tc>
      </w:tr>
      <w:tr w14:paraId="3CE64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1ACB63DF">
            <w:pPr>
              <w:ind w:firstLine="0"/>
              <w:jc w:val="center"/>
            </w:pPr>
            <w:r>
              <w:rPr>
                <w:rFonts w:hint="eastAsia"/>
              </w:rPr>
              <w:t>用户1</w:t>
            </w:r>
            <w:r>
              <w:t>0</w:t>
            </w:r>
          </w:p>
        </w:tc>
        <w:tc>
          <w:tcPr>
            <w:tcW w:w="907" w:type="pct"/>
            <w:vAlign w:val="center"/>
          </w:tcPr>
          <w:p w14:paraId="07C32813">
            <w:pPr>
              <w:ind w:firstLine="0"/>
              <w:jc w:val="center"/>
            </w:pPr>
            <w:r>
              <w:rPr>
                <w:rFonts w:hint="eastAsia"/>
              </w:rPr>
              <w:t>4</w:t>
            </w:r>
            <w:r>
              <w:t>0</w:t>
            </w:r>
          </w:p>
        </w:tc>
        <w:tc>
          <w:tcPr>
            <w:tcW w:w="970" w:type="pct"/>
            <w:vAlign w:val="center"/>
          </w:tcPr>
          <w:p w14:paraId="64E50E02">
            <w:pPr>
              <w:ind w:firstLine="0"/>
              <w:jc w:val="center"/>
              <w:rPr>
                <w:rFonts w:hint="default" w:eastAsia="方正书宋_GBK"/>
                <w:lang w:val="en-US" w:eastAsia="zh-CN"/>
              </w:rPr>
            </w:pPr>
            <w:r>
              <w:rPr>
                <w:rFonts w:hint="eastAsia"/>
                <w:lang w:val="en-US" w:eastAsia="zh-CN"/>
              </w:rPr>
              <w:t>48</w:t>
            </w:r>
          </w:p>
        </w:tc>
        <w:tc>
          <w:tcPr>
            <w:tcW w:w="1276" w:type="pct"/>
            <w:vAlign w:val="center"/>
          </w:tcPr>
          <w:p w14:paraId="363F0C06">
            <w:pPr>
              <w:ind w:firstLine="0" w:firstLineChars="0"/>
              <w:jc w:val="center"/>
              <w:rPr>
                <w:rFonts w:hint="eastAsia"/>
              </w:rPr>
            </w:pPr>
            <w:r>
              <w:rPr>
                <w:rFonts w:hint="eastAsia"/>
              </w:rPr>
              <w:t>5</w:t>
            </w:r>
            <w:r>
              <w:t>2</w:t>
            </w:r>
          </w:p>
        </w:tc>
        <w:tc>
          <w:tcPr>
            <w:tcW w:w="874" w:type="pct"/>
            <w:vAlign w:val="center"/>
          </w:tcPr>
          <w:p w14:paraId="15C15DD7">
            <w:pPr>
              <w:ind w:firstLine="0"/>
              <w:jc w:val="center"/>
              <w:rPr>
                <w:rFonts w:hint="eastAsia" w:eastAsia="方正书宋_GBK"/>
                <w:lang w:val="en-US" w:eastAsia="zh-CN"/>
              </w:rPr>
            </w:pPr>
            <w:r>
              <w:rPr>
                <w:rFonts w:hint="eastAsia"/>
                <w:lang w:val="en-US" w:eastAsia="zh-CN"/>
              </w:rPr>
              <w:t>-</w:t>
            </w:r>
          </w:p>
        </w:tc>
      </w:tr>
      <w:tr w14:paraId="605E24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vAlign w:val="center"/>
          </w:tcPr>
          <w:p w14:paraId="29BB0154">
            <w:pPr>
              <w:ind w:firstLine="0"/>
              <w:jc w:val="center"/>
            </w:pPr>
            <w:r>
              <w:rPr>
                <w:rFonts w:hint="eastAsia"/>
              </w:rPr>
              <w:t>用户1</w:t>
            </w:r>
            <w:r>
              <w:t>1</w:t>
            </w:r>
          </w:p>
        </w:tc>
        <w:tc>
          <w:tcPr>
            <w:tcW w:w="907" w:type="pct"/>
            <w:vAlign w:val="center"/>
          </w:tcPr>
          <w:p w14:paraId="062EC843">
            <w:pPr>
              <w:ind w:firstLine="0"/>
              <w:jc w:val="center"/>
            </w:pPr>
            <w:r>
              <w:rPr>
                <w:rFonts w:hint="eastAsia"/>
              </w:rPr>
              <w:t>7</w:t>
            </w:r>
            <w:r>
              <w:t>8</w:t>
            </w:r>
          </w:p>
        </w:tc>
        <w:tc>
          <w:tcPr>
            <w:tcW w:w="970" w:type="pct"/>
            <w:vAlign w:val="center"/>
          </w:tcPr>
          <w:p w14:paraId="4BC57686">
            <w:pPr>
              <w:ind w:firstLine="0"/>
              <w:jc w:val="center"/>
              <w:rPr>
                <w:rFonts w:hint="default" w:eastAsia="方正书宋_GBK"/>
                <w:lang w:val="en-US" w:eastAsia="zh-CN"/>
              </w:rPr>
            </w:pPr>
            <w:r>
              <w:rPr>
                <w:rFonts w:hint="eastAsia"/>
                <w:lang w:val="en-US" w:eastAsia="zh-CN"/>
              </w:rPr>
              <w:t>85</w:t>
            </w:r>
          </w:p>
        </w:tc>
        <w:tc>
          <w:tcPr>
            <w:tcW w:w="1276" w:type="pct"/>
            <w:vAlign w:val="center"/>
          </w:tcPr>
          <w:p w14:paraId="581AA839">
            <w:pPr>
              <w:ind w:firstLine="0" w:firstLineChars="0"/>
              <w:jc w:val="center"/>
              <w:rPr>
                <w:rFonts w:hint="eastAsia"/>
              </w:rPr>
            </w:pPr>
            <w:r>
              <w:rPr>
                <w:rFonts w:hint="eastAsia"/>
              </w:rPr>
              <w:t>8</w:t>
            </w:r>
            <w:r>
              <w:t>8</w:t>
            </w:r>
          </w:p>
        </w:tc>
        <w:tc>
          <w:tcPr>
            <w:tcW w:w="874" w:type="pct"/>
            <w:vAlign w:val="center"/>
          </w:tcPr>
          <w:p w14:paraId="656D8CE4">
            <w:pPr>
              <w:ind w:firstLine="0"/>
              <w:jc w:val="center"/>
              <w:rPr>
                <w:rFonts w:hint="eastAsia" w:eastAsia="方正书宋_GBK"/>
                <w:lang w:val="en-US" w:eastAsia="zh-CN"/>
              </w:rPr>
            </w:pPr>
            <w:r>
              <w:rPr>
                <w:rFonts w:hint="eastAsia"/>
                <w:lang w:val="en-US" w:eastAsia="zh-CN"/>
              </w:rPr>
              <w:t>-</w:t>
            </w:r>
          </w:p>
        </w:tc>
      </w:tr>
      <w:tr w14:paraId="0350E6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tcBorders>
              <w:bottom w:val="single" w:color="auto" w:sz="12" w:space="0"/>
            </w:tcBorders>
            <w:vAlign w:val="center"/>
          </w:tcPr>
          <w:p w14:paraId="2B420897">
            <w:pPr>
              <w:ind w:firstLine="0"/>
              <w:jc w:val="center"/>
            </w:pPr>
            <w:r>
              <w:rPr>
                <w:rFonts w:hint="eastAsia"/>
              </w:rPr>
              <w:t>用户1</w:t>
            </w:r>
            <w:r>
              <w:t>2</w:t>
            </w:r>
          </w:p>
        </w:tc>
        <w:tc>
          <w:tcPr>
            <w:tcW w:w="907" w:type="pct"/>
            <w:tcBorders>
              <w:bottom w:val="single" w:color="auto" w:sz="12" w:space="0"/>
            </w:tcBorders>
            <w:vAlign w:val="center"/>
          </w:tcPr>
          <w:p w14:paraId="1F505DE7">
            <w:pPr>
              <w:ind w:firstLine="0"/>
              <w:jc w:val="center"/>
            </w:pPr>
            <w:r>
              <w:rPr>
                <w:rFonts w:hint="eastAsia"/>
              </w:rPr>
              <w:t>4</w:t>
            </w:r>
            <w:r>
              <w:t>8</w:t>
            </w:r>
          </w:p>
        </w:tc>
        <w:tc>
          <w:tcPr>
            <w:tcW w:w="970" w:type="pct"/>
            <w:tcBorders>
              <w:bottom w:val="single" w:color="auto" w:sz="12" w:space="0"/>
            </w:tcBorders>
            <w:vAlign w:val="center"/>
          </w:tcPr>
          <w:p w14:paraId="692F209C">
            <w:pPr>
              <w:ind w:firstLine="0"/>
              <w:jc w:val="center"/>
              <w:rPr>
                <w:rFonts w:hint="eastAsia" w:eastAsia="方正书宋_GBK"/>
                <w:lang w:val="en-US" w:eastAsia="zh-CN"/>
              </w:rPr>
            </w:pPr>
            <w:r>
              <w:rPr>
                <w:rFonts w:hint="eastAsia"/>
              </w:rPr>
              <w:t>7</w:t>
            </w:r>
            <w:r>
              <w:rPr>
                <w:rFonts w:hint="eastAsia"/>
                <w:lang w:val="en-US" w:eastAsia="zh-CN"/>
              </w:rPr>
              <w:t>6</w:t>
            </w:r>
          </w:p>
        </w:tc>
        <w:tc>
          <w:tcPr>
            <w:tcW w:w="1276" w:type="pct"/>
            <w:tcBorders>
              <w:bottom w:val="single" w:color="auto" w:sz="12" w:space="0"/>
            </w:tcBorders>
            <w:vAlign w:val="center"/>
          </w:tcPr>
          <w:p w14:paraId="43C99B77">
            <w:pPr>
              <w:ind w:firstLine="0" w:firstLineChars="0"/>
              <w:jc w:val="center"/>
              <w:rPr>
                <w:rFonts w:hint="eastAsia"/>
              </w:rPr>
            </w:pPr>
            <w:r>
              <w:rPr>
                <w:rFonts w:hint="eastAsia"/>
              </w:rPr>
              <w:t>7</w:t>
            </w:r>
            <w:r>
              <w:t>9</w:t>
            </w:r>
          </w:p>
        </w:tc>
        <w:tc>
          <w:tcPr>
            <w:tcW w:w="874" w:type="pct"/>
            <w:tcBorders>
              <w:bottom w:val="single" w:color="auto" w:sz="12" w:space="0"/>
            </w:tcBorders>
            <w:vAlign w:val="center"/>
          </w:tcPr>
          <w:p w14:paraId="573FEBB1">
            <w:pPr>
              <w:ind w:firstLine="0"/>
              <w:jc w:val="center"/>
              <w:rPr>
                <w:rFonts w:hint="eastAsia" w:eastAsia="方正书宋_GBK"/>
                <w:lang w:val="en-US" w:eastAsia="zh-CN"/>
              </w:rPr>
            </w:pPr>
            <w:r>
              <w:rPr>
                <w:rFonts w:hint="eastAsia"/>
                <w:lang w:val="en-US" w:eastAsia="zh-CN"/>
              </w:rPr>
              <w:t>-</w:t>
            </w:r>
          </w:p>
        </w:tc>
      </w:tr>
      <w:tr w14:paraId="793B45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72" w:type="pct"/>
            <w:tcBorders>
              <w:top w:val="single" w:color="auto" w:sz="12" w:space="0"/>
              <w:bottom w:val="single" w:color="auto" w:sz="12" w:space="0"/>
            </w:tcBorders>
            <w:vAlign w:val="center"/>
          </w:tcPr>
          <w:p w14:paraId="1D7C2C1A">
            <w:pPr>
              <w:ind w:firstLine="0"/>
              <w:jc w:val="center"/>
            </w:pPr>
            <w:r>
              <w:rPr>
                <w:rFonts w:hint="eastAsia"/>
              </w:rPr>
              <w:t>平均分</w:t>
            </w:r>
          </w:p>
        </w:tc>
        <w:tc>
          <w:tcPr>
            <w:tcW w:w="907" w:type="pct"/>
            <w:tcBorders>
              <w:top w:val="single" w:color="auto" w:sz="12" w:space="0"/>
              <w:bottom w:val="single" w:color="auto" w:sz="12" w:space="0"/>
            </w:tcBorders>
            <w:vAlign w:val="center"/>
          </w:tcPr>
          <w:p w14:paraId="3FB4A867">
            <w:pPr>
              <w:ind w:firstLine="0"/>
              <w:jc w:val="center"/>
            </w:pPr>
            <w:r>
              <w:rPr>
                <w:rFonts w:hint="eastAsia"/>
              </w:rPr>
              <w:t>6</w:t>
            </w:r>
            <w:r>
              <w:t>5</w:t>
            </w:r>
          </w:p>
        </w:tc>
        <w:tc>
          <w:tcPr>
            <w:tcW w:w="970" w:type="pct"/>
            <w:tcBorders>
              <w:top w:val="single" w:color="auto" w:sz="12" w:space="0"/>
              <w:bottom w:val="single" w:color="auto" w:sz="12" w:space="0"/>
            </w:tcBorders>
            <w:vAlign w:val="center"/>
          </w:tcPr>
          <w:p w14:paraId="10AD51C9">
            <w:pPr>
              <w:ind w:firstLine="0"/>
              <w:jc w:val="center"/>
              <w:rPr>
                <w:rFonts w:hint="default" w:eastAsia="方正书宋_GBK"/>
                <w:lang w:val="en-US" w:eastAsia="zh-CN"/>
              </w:rPr>
            </w:pPr>
            <w:r>
              <w:rPr>
                <w:rFonts w:hint="eastAsia"/>
                <w:lang w:val="en-US" w:eastAsia="zh-CN"/>
              </w:rPr>
              <w:t>76</w:t>
            </w:r>
          </w:p>
        </w:tc>
        <w:tc>
          <w:tcPr>
            <w:tcW w:w="1276" w:type="pct"/>
            <w:tcBorders>
              <w:top w:val="single" w:color="auto" w:sz="12" w:space="0"/>
              <w:bottom w:val="single" w:color="auto" w:sz="12" w:space="0"/>
            </w:tcBorders>
            <w:vAlign w:val="center"/>
          </w:tcPr>
          <w:p w14:paraId="0177F9AD">
            <w:pPr>
              <w:ind w:firstLine="0" w:firstLineChars="0"/>
              <w:jc w:val="center"/>
              <w:rPr>
                <w:rFonts w:hint="eastAsia"/>
              </w:rPr>
            </w:pPr>
            <w:r>
              <w:rPr>
                <w:rFonts w:hint="eastAsia"/>
              </w:rPr>
              <w:t>8</w:t>
            </w:r>
            <w:r>
              <w:t>1</w:t>
            </w:r>
          </w:p>
        </w:tc>
        <w:tc>
          <w:tcPr>
            <w:tcW w:w="874" w:type="pct"/>
            <w:tcBorders>
              <w:top w:val="single" w:color="auto" w:sz="12" w:space="0"/>
              <w:bottom w:val="single" w:color="auto" w:sz="12" w:space="0"/>
            </w:tcBorders>
            <w:vAlign w:val="center"/>
          </w:tcPr>
          <w:p w14:paraId="65F9023A">
            <w:pPr>
              <w:ind w:firstLine="0"/>
              <w:jc w:val="center"/>
              <w:rPr>
                <w:rFonts w:hint="default" w:eastAsia="方正书宋_GBK"/>
                <w:lang w:val="en-US" w:eastAsia="zh-CN"/>
              </w:rPr>
            </w:pPr>
            <w:r>
              <w:rPr>
                <w:rFonts w:hint="eastAsia"/>
                <w:lang w:val="en-US" w:eastAsia="zh-CN"/>
              </w:rPr>
              <w:t>89</w:t>
            </w:r>
          </w:p>
        </w:tc>
      </w:tr>
    </w:tbl>
    <w:p w14:paraId="4D149001">
      <w:pPr>
        <w:ind w:firstLine="0"/>
      </w:pPr>
    </w:p>
    <w:p w14:paraId="09655DD9">
      <w:pPr>
        <w:ind w:firstLine="0"/>
      </w:pPr>
      <w:r>
        <w:tab/>
      </w:r>
      <w:r>
        <w:rPr>
          <w:rFonts w:hint="eastAsia"/>
        </w:rPr>
        <w:t>SUS问卷结果如图7所示。评分采用5分制，1分表示非常不同意，5分表示非常同意。</w:t>
      </w:r>
      <w:r>
        <w:t>其中Q1–Q10表示 SUS的10个题项（与图7编号一致）。对问卷的数据进行整理后，部分统计结果如下：</w:t>
      </w:r>
    </w:p>
    <w:p w14:paraId="4CE964C8">
      <w:pPr>
        <w:ind w:firstLine="0"/>
      </w:pPr>
      <w:r>
        <w:tab/>
      </w:r>
      <w:bookmarkStart w:id="5" w:name="OLE_LINK3"/>
      <w:r>
        <w:t>（Q1，Q9）整体主观感受。参与者对</w:t>
      </w:r>
      <w:r>
        <w:rPr>
          <w:rFonts w:hint="eastAsia"/>
        </w:rPr>
        <w:t>Topic</w:t>
      </w:r>
      <w:r>
        <w:t>T</w:t>
      </w:r>
      <w:r>
        <w:rPr>
          <w:rFonts w:hint="eastAsia"/>
        </w:rPr>
        <w:t>race</w:t>
      </w:r>
      <w:r>
        <w:t>整体感受较为积极：Q1（愿意使用）平均分</w:t>
      </w:r>
      <w:r>
        <w:rPr>
          <w:bCs/>
        </w:rPr>
        <w:t>4.58</w:t>
      </w:r>
      <w:r>
        <w:t>，Q9（使用时有信心）平均分</w:t>
      </w:r>
      <w:r>
        <w:rPr>
          <w:bCs/>
        </w:rPr>
        <w:t>4.67</w:t>
      </w:r>
      <w:r>
        <w:t>。结果表明参与者普遍愿意使用TopicTrace，并在操作过程中保持较高信心与确定感。</w:t>
      </w:r>
    </w:p>
    <w:p w14:paraId="77757F15">
      <w:pPr>
        <w:ind w:firstLine="416" w:firstLineChars="200"/>
      </w:pPr>
      <w:r>
        <w:t>（</w:t>
      </w:r>
      <w:r>
        <w:rPr>
          <w:bCs/>
        </w:rPr>
        <w:t>Q7，Q10</w:t>
      </w:r>
      <w:r>
        <w:t>）</w:t>
      </w:r>
      <w:r>
        <w:rPr>
          <w:bCs/>
        </w:rPr>
        <w:t>易学性</w:t>
      </w:r>
      <w:r>
        <w:t>。参与者普遍认为</w:t>
      </w:r>
      <w:r>
        <w:rPr>
          <w:rFonts w:hint="eastAsia"/>
        </w:rPr>
        <w:t>Topic</w:t>
      </w:r>
      <w:r>
        <w:t>T</w:t>
      </w:r>
      <w:r>
        <w:rPr>
          <w:rFonts w:hint="eastAsia"/>
        </w:rPr>
        <w:t>race</w:t>
      </w:r>
      <w:r>
        <w:t>学习成本较低且易于掌握：Q7（多数人可快速学会）平均分</w:t>
      </w:r>
      <w:r>
        <w:rPr>
          <w:bCs/>
        </w:rPr>
        <w:t>4.58</w:t>
      </w:r>
      <w:r>
        <w:t>，而Q10（使用前需要大量学习）平均分仅</w:t>
      </w:r>
      <w:r>
        <w:rPr>
          <w:bCs/>
        </w:rPr>
        <w:t>1.25</w:t>
      </w:r>
      <w:r>
        <w:t>。这说明参与者认为TopicTrace上手门槛低，具备良好的可学习性。</w:t>
      </w:r>
    </w:p>
    <w:p w14:paraId="25E123A8">
      <w:pPr>
        <w:ind w:firstLine="0"/>
      </w:pPr>
      <w:r>
        <w:tab/>
      </w:r>
      <w:r>
        <w:t>（</w:t>
      </w:r>
      <w:r>
        <w:rPr>
          <w:bCs/>
        </w:rPr>
        <w:t>Q2，Q3，Q4，Q8</w:t>
      </w:r>
      <w:r>
        <w:t>）</w:t>
      </w:r>
      <w:r>
        <w:rPr>
          <w:bCs/>
        </w:rPr>
        <w:t>易用性</w:t>
      </w:r>
      <w:r>
        <w:t>。在易用性相关题项上，参与者整体评价较高：Q3（用起来很简单）平均分</w:t>
      </w:r>
      <w:r>
        <w:rPr>
          <w:bCs/>
        </w:rPr>
        <w:t>4.75</w:t>
      </w:r>
      <w:r>
        <w:t>；Q2（系统过于复杂）平均分</w:t>
      </w:r>
      <w:r>
        <w:rPr>
          <w:bCs/>
        </w:rPr>
        <w:t>1.75</w:t>
      </w:r>
      <w:r>
        <w:t>、Q4（需要专业人员帮助才能使用）平均分</w:t>
      </w:r>
      <w:r>
        <w:rPr>
          <w:bCs/>
        </w:rPr>
        <w:t>1.67</w:t>
      </w:r>
      <w:r>
        <w:rPr>
          <w:rFonts w:hint="eastAsia"/>
          <w:bCs/>
        </w:rPr>
        <w:t>、</w:t>
      </w:r>
      <w:r>
        <w:t>Q8（使用非常麻烦）平均分</w:t>
      </w:r>
      <w:r>
        <w:rPr>
          <w:bCs/>
        </w:rPr>
        <w:t>1.42</w:t>
      </w:r>
      <w:r>
        <w:t>。这些结果表明参与者总体不认为</w:t>
      </w:r>
      <w:r>
        <w:rPr>
          <w:rFonts w:hint="eastAsia"/>
        </w:rPr>
        <w:t>Topic</w:t>
      </w:r>
      <w:r>
        <w:t>T</w:t>
      </w:r>
      <w:r>
        <w:rPr>
          <w:rFonts w:hint="eastAsia"/>
        </w:rPr>
        <w:t>race</w:t>
      </w:r>
      <w:r>
        <w:t>复杂或麻烦，并认为无需外部协助即可完成基本操作。</w:t>
      </w:r>
    </w:p>
    <w:p w14:paraId="5043249B">
      <w:pPr>
        <w:ind w:firstLine="0"/>
      </w:pPr>
      <w:r>
        <w:tab/>
      </w:r>
      <w:r>
        <w:rPr>
          <w:b/>
        </w:rPr>
        <w:t>（</w:t>
      </w:r>
      <w:r>
        <w:rPr>
          <w:rStyle w:val="28"/>
          <w:b w:val="0"/>
        </w:rPr>
        <w:t>Q5，Q6</w:t>
      </w:r>
      <w:r>
        <w:rPr>
          <w:b/>
        </w:rPr>
        <w:t>）</w:t>
      </w:r>
      <w:r>
        <w:rPr>
          <w:rStyle w:val="28"/>
          <w:b w:val="0"/>
        </w:rPr>
        <w:t>功能整合度与一致性</w:t>
      </w:r>
      <w:r>
        <w:t>。参与者对</w:t>
      </w:r>
      <w:r>
        <w:rPr>
          <w:rFonts w:hint="eastAsia"/>
        </w:rPr>
        <w:t>Topic</w:t>
      </w:r>
      <w:r>
        <w:t>T</w:t>
      </w:r>
      <w:r>
        <w:rPr>
          <w:rFonts w:hint="eastAsia"/>
        </w:rPr>
        <w:t>race</w:t>
      </w:r>
      <w:r>
        <w:t>功能组织与一致性给予较高评价：Q5（功能整合得很好）平均分</w:t>
      </w:r>
      <w:r>
        <w:rPr>
          <w:rStyle w:val="28"/>
          <w:b w:val="0"/>
        </w:rPr>
        <w:t>4.42</w:t>
      </w:r>
      <w:r>
        <w:t>，Q6（存在大量不一致）平均分</w:t>
      </w:r>
      <w:r>
        <w:rPr>
          <w:rStyle w:val="28"/>
          <w:b w:val="0"/>
        </w:rPr>
        <w:t>1.50</w:t>
      </w:r>
      <w:r>
        <w:t>。结果表明TopicTrace的功能组织较为清晰、整体一致性较强，</w:t>
      </w:r>
      <w:r>
        <w:rPr>
          <w:rFonts w:hint="eastAsia"/>
        </w:rPr>
        <w:t>参与者</w:t>
      </w:r>
      <w:r>
        <w:t>较少感知到明显的不一致问题。</w:t>
      </w:r>
    </w:p>
    <w:bookmarkEnd w:id="5"/>
    <w:p w14:paraId="27290776">
      <w:pPr>
        <w:ind w:firstLine="416" w:firstLineChars="200"/>
        <w:rPr>
          <w:rFonts w:ascii="方正书宋_GBK" w:hAnsi="方正书宋_GBK" w:cs="方正书宋_GBK"/>
          <w:color w:val="FF0000"/>
          <w:u w:val="single"/>
          <w:lang w:bidi="ar"/>
        </w:rPr>
      </w:pPr>
      <w:bookmarkStart w:id="6" w:name="_GoBack"/>
      <w:bookmarkEnd w:id="6"/>
      <w:r>
        <w:rPr>
          <w:rFonts w:hint="eastAsia" w:ascii="方正书宋_GBK" w:hAnsi="方正书宋_GBK" w:cs="方正书宋_GBK"/>
          <w:color w:val="FF0000"/>
          <w:u w:val="single"/>
          <w:lang w:bidi="ar"/>
        </w:rPr>
        <w:t>四种条件的语义重合度分数如表1所示。从平均分数来看，四个条件呈现明显的阶梯式差异：仅对话视图（B1）平均分65，加入主题河流可视化后（B4）提升至76（+11），进一步加入发言人对话线后（B5完整TopicTrace）提升至81（+5），而LLM直接摘要（B2）取得最高平均分89。B1→B4的提升表明主题河流图为用户提供了结构化的对话概览，有助于快速定位话题区间；B4→B5的提升表明发言人对话线增强了用户追踪特定发言人行踪的能力，在多人多话题场景下尤为明显。值得注意的是，LLM直接摘要（B2）的分数（89）高于所有人工条件，这与预期一致：LLM具有近乎无限的记忆窗口和稳定注意力，能够完整检索全文并提取要点，而人类阅读者在处理数百轮对话时受限于工作记忆容量和注意衰减。然而，LLM摘要的局限在于其不可解释性和不可追溯性——用户无法从LLM输出中定位原文依据或核实特定细节，而TopicTrace则通过层次化主题与原文联动提供了透明、可追溯的分析路径。从个体表现来看，12名参与者中有11名在使用B4或B5后得分提升或持平，其中提升最显著的包括用户3（55→92，+37）、用户7（61→90，+29）和用户12（48→79，+31）。用户6在B4和B5条件下分数略有下降（77→73→74），但降幅较小，可能与该参与者本身在纯文本条件下已有较高的信息提取能力有关。总体而言，实验结果表明TopicTrace通过层次化主题与发言人对话线降低了长对话回顾的成本，使参与者生成的发言人描述更接近真值，而LLM自动摘要虽在纯准确性上占优，但无法替代可视化系统在可解释性和自主探索方面的价值。</w:t>
      </w:r>
    </w:p>
    <w:p w14:paraId="7DA63137">
      <w:r>
        <w:rPr>
          <w:rFonts w:hint="eastAsia"/>
        </w:rPr>
        <w:t>综上所述，实验结果表明TopicTrace通过主题河流，在使用完整Topic</w:t>
      </w:r>
      <w:r>
        <w:t>T</w:t>
      </w:r>
      <w:r>
        <w:rPr>
          <w:rFonts w:hint="eastAsia"/>
        </w:rPr>
        <w:t>race条件下，平均相似度升至8</w:t>
      </w:r>
      <w:r>
        <w:t>1</w:t>
      </w:r>
      <w:r>
        <w:rPr>
          <w:rFonts w:hint="eastAsia"/>
        </w:rPr>
        <w:t>，提升1</w:t>
      </w:r>
      <w:r>
        <w:t>6</w:t>
      </w:r>
      <w:r>
        <w:rPr>
          <w:rFonts w:hint="eastAsia"/>
        </w:rPr>
        <w:t>分。从个体表现来看，1</w:t>
      </w:r>
      <w:r>
        <w:t>2</w:t>
      </w:r>
      <w:r>
        <w:rPr>
          <w:rFonts w:hint="eastAsia"/>
        </w:rPr>
        <w:t>名参与者中有1</w:t>
      </w:r>
      <w:r>
        <w:t>1</w:t>
      </w:r>
      <w:r>
        <w:rPr>
          <w:rFonts w:hint="eastAsia"/>
        </w:rPr>
        <w:t>名在使用完整Topic</w:t>
      </w:r>
      <w:r>
        <w:t>T</w:t>
      </w:r>
      <w:r>
        <w:rPr>
          <w:rFonts w:hint="eastAsia"/>
        </w:rPr>
        <w:t>race后得分提升，这一结果表明Topic</w:t>
      </w:r>
      <w:r>
        <w:t>T</w:t>
      </w:r>
      <w:r>
        <w:rPr>
          <w:rFonts w:hint="eastAsia"/>
        </w:rPr>
        <w:t>race在大多数情况下能够帮助参与者更完整、准确地回顾发言人的发言内容。相似度分数提升较大的参与者包括用户3（+</w:t>
      </w:r>
      <w:r>
        <w:t>37</w:t>
      </w:r>
      <w:r>
        <w:rPr>
          <w:rFonts w:hint="eastAsia"/>
        </w:rPr>
        <w:t>）、用户12（+</w:t>
      </w:r>
      <w:r>
        <w:t>31</w:t>
      </w:r>
      <w:r>
        <w:rPr>
          <w:rFonts w:hint="eastAsia"/>
        </w:rPr>
        <w:t>）和用户7（+</w:t>
      </w:r>
      <w:r>
        <w:t>29</w:t>
      </w:r>
      <w:r>
        <w:rPr>
          <w:rFonts w:hint="eastAsia"/>
        </w:rPr>
        <w:t>），这表明了Topic</w:t>
      </w:r>
      <w:r>
        <w:t>T</w:t>
      </w:r>
      <w:r>
        <w:rPr>
          <w:rFonts w:hint="eastAsia"/>
        </w:rPr>
        <w:t>race对回顾发言人对话内容有明显的辅助作用，仅用户</w:t>
      </w:r>
      <w:r>
        <w:t>6</w:t>
      </w:r>
      <w:r>
        <w:rPr>
          <w:rFonts w:hint="eastAsia"/>
        </w:rPr>
        <w:t>在使用Topic</w:t>
      </w:r>
      <w:r>
        <w:t>T</w:t>
      </w:r>
      <w:r>
        <w:rPr>
          <w:rFonts w:hint="eastAsia"/>
        </w:rPr>
        <w:t>race条件下分数出现轻微下降（</w:t>
      </w:r>
      <w:r>
        <w:t>-3</w:t>
      </w:r>
      <w:r>
        <w:rPr>
          <w:rFonts w:hint="eastAsia"/>
        </w:rPr>
        <w:t>）。总体而言，表1的结果表明Topic</w:t>
      </w:r>
      <w:r>
        <w:t>T</w:t>
      </w:r>
      <w:r>
        <w:rPr>
          <w:rFonts w:hint="eastAsia"/>
        </w:rPr>
        <w:t>race通过层次化主题与展示发言人对话线的方法降低了回顾全文的成本，使参与者生成的发言人叙述更接近真值。</w:t>
      </w:r>
    </w:p>
    <w:p w14:paraId="09CFA38C">
      <w:r>
        <w:rPr>
          <w:rFonts w:hint="eastAsia"/>
        </w:rPr>
        <w:t>综上所述，实验结果表明Topic</w:t>
      </w:r>
      <w:r>
        <w:t>T</w:t>
      </w:r>
      <w:r>
        <w:rPr>
          <w:rFonts w:hint="eastAsia"/>
        </w:rPr>
        <w:t xml:space="preserve">race能有效提升参与者对发言人发言内容的回顾质量与准确性。 </w:t>
      </w:r>
    </w:p>
    <w:p w14:paraId="55436039">
      <w:pPr>
        <w:pStyle w:val="9"/>
        <w:overflowPunct w:val="0"/>
        <w:rPr>
          <w:b/>
          <w:bCs w:val="0"/>
        </w:rPr>
      </w:pPr>
      <w:r>
        <w:rPr>
          <w:rFonts w:hint="eastAsia"/>
          <w:b/>
          <w:bCs w:val="0"/>
        </w:rPr>
        <w:t>4</w:t>
      </w:r>
      <w:r>
        <w:rPr>
          <w:b/>
          <w:bCs w:val="0"/>
        </w:rPr>
        <w:t>.3</w:t>
      </w:r>
      <w:r>
        <w:t xml:space="preserve">  </w:t>
      </w:r>
      <w:r>
        <w:rPr>
          <w:rFonts w:hint="eastAsia"/>
          <w:b/>
          <w:bCs w:val="0"/>
        </w:rPr>
        <w:t>布局算法评估</w:t>
      </w:r>
    </w:p>
    <w:p w14:paraId="14CF46DF">
      <w:r>
        <w:rPr>
          <w:rFonts w:hint="eastAsia"/>
        </w:rPr>
        <w:t>为评估布局算法，我们对目标函数中的三项因素进行消融实验。其中，A（河流垂直奖励） 关注主题河流是否能在相邻轮次保持相对位置稳定，B（对话线偏移惩罚）关注对话线是否平滑易于追踪，C（河流顺序变化惩罚）则用于避免局部区域的主题顺序频繁翻转造成视觉交错与阅读干扰。我们设置三种布局配置进行对照：（1） 配置一（A+B+C），（2）配置二（A+B），及（3） 配置三（不优化，即主题河流按固定顺序逐轮堆叠，点位仅满足落在所属河流内部的几何约束）。 本文在两个案例数据（心理咨询长对话、情感综艺访谈）上对三种配置生成主题演化视图，并从河流稳定性与轨迹可读性两个维度进行比较。</w:t>
      </w:r>
    </w:p>
    <w:p w14:paraId="6EDE9C85">
      <w:pPr>
        <w:keepNext/>
        <w:ind w:firstLine="0"/>
      </w:pPr>
      <w:r>
        <w:rPr>
          <w:rFonts w:hint="eastAsia"/>
          <w:snapToGrid/>
        </w:rPr>
        <w:drawing>
          <wp:inline distT="0" distB="0" distL="0" distR="0">
            <wp:extent cx="2851150" cy="179832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851150" cy="1798320"/>
                    </a:xfrm>
                    <a:prstGeom prst="rect">
                      <a:avLst/>
                    </a:prstGeom>
                  </pic:spPr>
                </pic:pic>
              </a:graphicData>
            </a:graphic>
          </wp:inline>
        </w:drawing>
      </w:r>
    </w:p>
    <w:p w14:paraId="6D278D67">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8</w:t>
      </w:r>
      <w:r>
        <w:fldChar w:fldCharType="end"/>
      </w:r>
      <w:r>
        <w:t>心理咨询案例布局算法优化对比</w:t>
      </w:r>
    </w:p>
    <w:p w14:paraId="2168A89F">
      <w:r>
        <w:rPr>
          <w:rFonts w:hint="eastAsia"/>
        </w:rPr>
        <w:t>在未使用布局优化的配置中，主题河流按照固定顺序逐轮堆叠，对话线的位置仅受河流边界约束。基于此，发言人的对话线因局部主题的位置在横向上跳变，容易在不同主题河流之间“被动挤压”到不同的水平位置，在视觉上呈现出明显的左右跳变。通过在目标函数中加入B因素，即通过惩罚对话线偏移，这一问题得到缓解。上述效果见图</w:t>
      </w:r>
      <w:r>
        <w:t>8</w:t>
      </w:r>
      <w:r>
        <w:rPr>
          <w:rFonts w:hint="eastAsia"/>
        </w:rPr>
        <w:t>A、图</w:t>
      </w:r>
      <w:r>
        <w:t>9</w:t>
      </w:r>
      <w:r>
        <w:rPr>
          <w:rFonts w:hint="eastAsia"/>
        </w:rPr>
        <w:t xml:space="preserve"> A及图</w:t>
      </w:r>
      <w:r>
        <w:t xml:space="preserve">9 </w:t>
      </w:r>
      <w:r>
        <w:rPr>
          <w:rFonts w:hint="eastAsia"/>
        </w:rPr>
        <w:t>B。整体而言，ABC/AB相比未使用布局优化的方法在对话线可读性上的提升最直观：用户更容易沿一条较平滑的轨迹识别某位发言人何时介入、何时转向以及在不同主题中的对话行为。</w:t>
      </w:r>
    </w:p>
    <w:p w14:paraId="4719AD82">
      <w:pPr>
        <w:keepNext/>
        <w:ind w:firstLine="0"/>
      </w:pPr>
      <w:r>
        <w:rPr>
          <w:rFonts w:hint="eastAsia"/>
          <w:snapToGrid/>
        </w:rPr>
        <w:drawing>
          <wp:inline distT="0" distB="0" distL="0" distR="0">
            <wp:extent cx="2851150" cy="1762760"/>
            <wp:effectExtent l="0" t="0" r="635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851150" cy="1762760"/>
                    </a:xfrm>
                    <a:prstGeom prst="rect">
                      <a:avLst/>
                    </a:prstGeom>
                  </pic:spPr>
                </pic:pic>
              </a:graphicData>
            </a:graphic>
          </wp:inline>
        </w:drawing>
      </w:r>
    </w:p>
    <w:p w14:paraId="3F223496">
      <w:pPr>
        <w:pStyle w:val="12"/>
        <w:spacing w:after="240"/>
        <w:ind w:firstLine="0"/>
        <w:jc w:val="center"/>
        <w:rPr>
          <w:rFonts w:hint="default"/>
        </w:rPr>
      </w:pPr>
      <w:r>
        <w:t xml:space="preserve">图 </w:t>
      </w:r>
      <w:r>
        <w:fldChar w:fldCharType="begin"/>
      </w:r>
      <w:r>
        <w:instrText xml:space="preserve"> SEQ 图 \* ARABIC </w:instrText>
      </w:r>
      <w:r>
        <w:fldChar w:fldCharType="separate"/>
      </w:r>
      <w:r>
        <w:rPr>
          <w:rFonts w:hint="default"/>
        </w:rPr>
        <w:t>9</w:t>
      </w:r>
      <w:r>
        <w:fldChar w:fldCharType="end"/>
      </w:r>
      <w:r>
        <w:t>情感综艺案例布局算法优化对比</w:t>
      </w:r>
    </w:p>
    <w:p w14:paraId="1E482899">
      <w:r>
        <w:rPr>
          <w:rFonts w:hint="eastAsia"/>
        </w:rPr>
        <w:t>然而，仅引入A与B也可能带来新的副作用。由于AB的目标主要关注“相邻轮次的河流重叠”与“发言点相对参考位置的偏移”，当某些轮次中多个候选主题排列在AB得分上非常接近时，最优解会对微小的代价差异变得敏感，使得主题相对顺序在相邻轮次之间发生不必要的切换（例如在相邻几轮中反复出现 t₁–t₂ 与 t₂–t₁ 的交替）。这种交替会在局部产生交错扭结的视觉效果，降低用户对河流连续性的整体感知，并在沿时间轴追踪主题时引入额外的认知负担（图</w:t>
      </w:r>
      <w:r>
        <w:t>8</w:t>
      </w:r>
      <w:r>
        <w:rPr>
          <w:rFonts w:hint="eastAsia"/>
        </w:rPr>
        <w:t xml:space="preserve"> B）。通过加入主题顺序变化惩罚项 C，对相邻轮次的排列翻转施加代价，鼓励主题在时间轴上保持更连续的相对顺序，能够显著减少局部轮次的反复换序，使河流整体更稳定、交错扭结更少（图</w:t>
      </w:r>
      <w:r>
        <w:t xml:space="preserve">8 </w:t>
      </w:r>
      <w:r>
        <w:rPr>
          <w:rFonts w:hint="eastAsia"/>
        </w:rPr>
        <w:t>B）。</w:t>
      </w:r>
    </w:p>
    <w:p w14:paraId="514A41B5">
      <w:pPr>
        <w:pStyle w:val="8"/>
        <w:overflowPunct w:val="0"/>
        <w:rPr>
          <w:rFonts w:eastAsia="方正仿宋_GBK"/>
          <w:bCs w:val="0"/>
          <w:snapToGrid/>
          <w:color w:val="FF0000"/>
          <w:w w:val="80"/>
          <w:sz w:val="21"/>
          <w:szCs w:val="32"/>
        </w:rPr>
      </w:pPr>
      <w:r>
        <w:rPr>
          <w:rFonts w:hint="eastAsia"/>
          <w:b/>
          <w:bCs w:val="0"/>
        </w:rPr>
        <w:t>5</w:t>
      </w:r>
      <w:r>
        <w:rPr>
          <w:b/>
          <w:bCs w:val="0"/>
        </w:rPr>
        <w:t xml:space="preserve">  结  语</w:t>
      </w:r>
    </w:p>
    <w:p w14:paraId="28C7AB93">
      <w:pPr>
        <w:rPr>
          <w:lang w:bidi="ar"/>
        </w:rPr>
      </w:pPr>
      <w:r>
        <w:rPr>
          <w:lang w:bidi="ar"/>
        </w:rPr>
        <w:t>本文面向多人长对话回顾与理解，聚焦三类核心痛点：关键信息难定位、主题脉络难把握、事后难以整体提炼。为此提出 TopicTrace：先用大语言模型驱动的自动化流水线将对话结构化为局部主题与抽象主题两级层次，并补全参与者、关键词与问题解决状态；再以改进的主题河流呈现宏观主题演化，同时保留可回溯到原始发言的微观对话线，通过协同布局在有限空间内兼顾整体脉络可读性与细节定位能力。最后通过心理咨询与多人访谈案例及定性对比评估验证，该方法能有效支持长对话的快速回顾、要点梳理与演化追踪。</w:t>
      </w:r>
    </w:p>
    <w:p w14:paraId="0F0DF2AF">
      <w:pPr>
        <w:rPr>
          <w:lang w:bidi="ar"/>
        </w:rPr>
      </w:pPr>
      <w:r>
        <w:rPr>
          <w:lang w:bidi="ar"/>
        </w:rPr>
        <w:t>未来，TopicTrace不仅可作为对话分析工具，也有潜力成为大模型对话产品中的通用交互组件。首先，借鉴VS Code等编辑器侧边缩略图提供全局概览的设计，TopicTrace的宏观主题视图可作为对话界面的“概览层”，嵌入通义千问、DeepSeek等大模型聊天系统，为用户在超长对话中提供持续可见的结构化导航与回溯入口。其次，TopicTrace 还可进一步发展为面向大模型的交互式人机接口，用于显式管理与切换对话上下文：当对话在多个主题间跳转（例如从严肃任务转入短暂闲聊）时，用户可通过可视化选择某一关键主题段落作为新的上下文起点，触发系统基于结构化主题片段重组提示词或裁剪历史，从而在不丢失主</w:t>
      </w:r>
      <w:r>
        <w:rPr>
          <w:rFonts w:hint="eastAsia"/>
          <w:lang w:bidi="ar"/>
        </w:rPr>
        <w:t>题</w:t>
      </w:r>
      <w:r>
        <w:rPr>
          <w:lang w:bidi="ar"/>
        </w:rPr>
        <w:t>信息的前提下弱化无关内容对后续回复的影响，提升长对话中的连续性与可控性。</w:t>
      </w:r>
    </w:p>
    <w:p w14:paraId="2523D39B">
      <w:r>
        <w:rPr>
          <w:lang w:bidi="ar"/>
        </w:rPr>
        <w:t>尽管TopicTrace在多人长对话回顾与脉络追踪方面展现出潜力，但仍存在若干需要进一步完善之处。首先，主题抽取与层次化结构的生成依赖大语言模型的语义归纳能力，结果可能受到模型输出随机性以及对话分段策略的影响；为此我们在流程中采用了结构化约束与一致性检查来降低波动，但在跨领域、强噪声或表达高度碎片化的对话中，稳定性仍有提升空间。其次，可视化生成涉及核密度估计带宽、布局优化阈值等超参数，这些参数在不同对话规模、参与者数量与主题分布形态下的敏感性与鲁棒性仍需更系统的评估与自适应设定策略。最后，当前实验以案例驱动的任务分析与布局算法的定性/对比评估为主，能够初步验证方法在回顾、定位与脉络理解方面的可用性，但对实际用户在真实工作流中的效率增益、学习成本与交互负担仍缺乏更强证据支撑。未来工作将通过更大规模、多类型数据集的稳定性检验与参数敏感性分析，并开展用户研究与对照实验，从可用性与任务完成表现两方面进一步验证与完善该方法。</w:t>
      </w:r>
    </w:p>
    <w:p w14:paraId="6A79A557">
      <w:pPr>
        <w:pStyle w:val="8"/>
        <w:overflowPunct w:val="0"/>
        <w:spacing w:before="200" w:after="200"/>
      </w:pPr>
      <w:r>
        <w:t>参考文献</w:t>
      </w:r>
      <w:r>
        <w:rPr>
          <w:b/>
          <w:bCs w:val="0"/>
        </w:rPr>
        <w:t>(References):</w:t>
      </w:r>
    </w:p>
    <w:p w14:paraId="57C8F81C">
      <w:pPr>
        <w:pStyle w:val="45"/>
        <w:spacing w:line="220" w:lineRule="exact"/>
        <w:ind w:left="397" w:hanging="113"/>
      </w:pPr>
      <w:r>
        <w:rPr>
          <w:rFonts w:hint="eastAsia"/>
        </w:rPr>
        <w:t>Zhao Y, Lin Z, Wang W, et al. SLMF: Adaptive Short-Long Multi-Stage Fusion for Emotion Recognition in Conversation[C]//IEEE International Conference on Medical Artificial Intelligence. IEEE, 2023: 28-36.</w:t>
      </w:r>
    </w:p>
    <w:p w14:paraId="53E32D87">
      <w:pPr>
        <w:pStyle w:val="45"/>
        <w:spacing w:line="220" w:lineRule="exact"/>
        <w:ind w:left="397" w:hanging="113"/>
      </w:pPr>
      <w:r>
        <w:rPr>
          <w:rFonts w:hint="eastAsia"/>
        </w:rPr>
        <w:t>Abdelrazek A, Eid Y, Gawish E, et al. Topic modeling algorithms and applications: A survey[J]. Information Systems, 2023, 112: 102131.</w:t>
      </w:r>
    </w:p>
    <w:p w14:paraId="4D566856">
      <w:pPr>
        <w:pStyle w:val="45"/>
        <w:spacing w:line="220" w:lineRule="exact"/>
        <w:ind w:left="397" w:hanging="113"/>
      </w:pPr>
      <w:r>
        <w:rPr>
          <w:rFonts w:hint="eastAsia"/>
        </w:rPr>
        <w:t>Shi Y, Bryan C, Bhamidipati S, et al. Meetingvis: Visual narratives to assist in recalling meeting context and content[J]. IEEE Transactions on Visualization and Computer Graphics, 2018, 24(6): 1918-1929.</w:t>
      </w:r>
    </w:p>
    <w:p w14:paraId="06ED9259">
      <w:pPr>
        <w:pStyle w:val="45"/>
        <w:spacing w:line="220" w:lineRule="exact"/>
        <w:ind w:left="397" w:hanging="113"/>
      </w:pPr>
      <w:r>
        <w:rPr>
          <w:rFonts w:hint="eastAsia"/>
        </w:rPr>
        <w:t>Fu S, Zhao J, Cui W, et al. Visual analysis of MOOC forums with iForum[J]. IEEE Transactions on Visualization and Computer Graphics, 2016, 23(1): 201-210.</w:t>
      </w:r>
    </w:p>
    <w:p w14:paraId="63141169">
      <w:pPr>
        <w:pStyle w:val="45"/>
        <w:spacing w:line="220" w:lineRule="exact"/>
        <w:ind w:left="397" w:hanging="113"/>
      </w:pPr>
      <w:r>
        <w:rPr>
          <w:rFonts w:hint="eastAsia"/>
        </w:rPr>
        <w:t>Siddiqui N, Hoque E. ConVisQA: A natural language interface for visually exploring online conversations[C]//International Conference Information Visualisation (IV). IEEE, 2020: 440-447.</w:t>
      </w:r>
    </w:p>
    <w:p w14:paraId="13ECC203">
      <w:pPr>
        <w:pStyle w:val="45"/>
        <w:spacing w:line="220" w:lineRule="exact"/>
        <w:ind w:left="397" w:hanging="113"/>
      </w:pPr>
      <w:r>
        <w:rPr>
          <w:rFonts w:hint="eastAsia"/>
        </w:rPr>
        <w:t>Blei D M, Ng A Y, Jordan M I. Latent dirichlet allocation[J]. Journal of machine Learning research, 2003, 3(Jan): 993-1022.</w:t>
      </w:r>
    </w:p>
    <w:p w14:paraId="7CDBB0E6">
      <w:pPr>
        <w:pStyle w:val="45"/>
        <w:spacing w:line="220" w:lineRule="exact"/>
        <w:ind w:left="397" w:hanging="113"/>
      </w:pPr>
      <w:r>
        <w:rPr>
          <w:rFonts w:hint="eastAsia"/>
        </w:rPr>
        <w:t>Salton G, Buckley C. Term-weighting approaches in automatic text retrieval[J]. Information processing &amp; management, 1988, 24(5): 513-523.</w:t>
      </w:r>
    </w:p>
    <w:p w14:paraId="131E5028">
      <w:pPr>
        <w:pStyle w:val="45"/>
        <w:spacing w:line="220" w:lineRule="exact"/>
        <w:ind w:left="397" w:hanging="113"/>
      </w:pPr>
      <w:r>
        <w:rPr>
          <w:rFonts w:hint="eastAsia"/>
        </w:rPr>
        <w:t>Hofmann T. Unsupervised learning by probabilistic latent semantic analysis[J]. Machine learning, 2001, 42(1): 177-196.</w:t>
      </w:r>
    </w:p>
    <w:p w14:paraId="0CF5D7E4">
      <w:pPr>
        <w:pStyle w:val="45"/>
        <w:spacing w:line="220" w:lineRule="exact"/>
        <w:ind w:left="397" w:hanging="113"/>
      </w:pPr>
      <w:r>
        <w:rPr>
          <w:rFonts w:hint="eastAsia"/>
        </w:rPr>
        <w:t>Lafferty J, McCallum A, Pereira F C N. Conditional random fields: Probabilistic models for segmenting and labeling sequence data[J]. 2001.</w:t>
      </w:r>
    </w:p>
    <w:p w14:paraId="4E67F2A2">
      <w:pPr>
        <w:pStyle w:val="45"/>
        <w:spacing w:line="220" w:lineRule="exact"/>
        <w:ind w:left="397" w:hanging="113"/>
      </w:pPr>
      <w:r>
        <w:rPr>
          <w:rFonts w:hint="eastAsia"/>
        </w:rPr>
        <w:t>Elman J L. Finding structure in time[J]. Cognitive science, 1990, 14(2): 179-211.</w:t>
      </w:r>
    </w:p>
    <w:p w14:paraId="04D42286">
      <w:pPr>
        <w:pStyle w:val="45"/>
        <w:spacing w:line="220" w:lineRule="exact"/>
        <w:ind w:left="397" w:hanging="113"/>
      </w:pPr>
      <w:r>
        <w:rPr>
          <w:rFonts w:hint="eastAsia"/>
        </w:rPr>
        <w:t>Hochreiter S, Schmidhuber J. Long short-term memory[J]. Neural computation, 1997, 9(8): 1735-1780.</w:t>
      </w:r>
    </w:p>
    <w:p w14:paraId="593D10D9">
      <w:pPr>
        <w:pStyle w:val="45"/>
        <w:spacing w:line="220" w:lineRule="exact"/>
        <w:ind w:left="397" w:hanging="113"/>
      </w:pPr>
      <w:r>
        <w:rPr>
          <w:rFonts w:hint="eastAsia"/>
        </w:rPr>
        <w:t>Devlin J, Chang M W, Lee K, et al. Bert: Pre-training of deep bidirectional transformers for language understanding[C]//in Proceedings of the conference of the North American chapter of the association for computational linguistics: human language technologies. 2019: 4171-4186.</w:t>
      </w:r>
    </w:p>
    <w:p w14:paraId="16BC2815">
      <w:pPr>
        <w:pStyle w:val="45"/>
        <w:spacing w:line="220" w:lineRule="exact"/>
        <w:ind w:left="397" w:hanging="113"/>
      </w:pPr>
      <w:r>
        <w:rPr>
          <w:rFonts w:hint="eastAsia"/>
        </w:rPr>
        <w:t>Pham C M, Hoyle A, Sun S, et al. Topicgpt: A prompt-based topic modeling framework[C]//</w:t>
      </w:r>
      <w:r>
        <w:t>I</w:t>
      </w:r>
      <w:r>
        <w:rPr>
          <w:rFonts w:hint="eastAsia"/>
        </w:rPr>
        <w:t>n Proceedings of the North American Chapter of the Association for Computational Linguistics: Human Language Technologies (Volume 1: Long Papers). 2024: 2956-2984.</w:t>
      </w:r>
    </w:p>
    <w:p w14:paraId="4B5A5989">
      <w:pPr>
        <w:pStyle w:val="45"/>
        <w:spacing w:line="220" w:lineRule="exact"/>
        <w:ind w:left="397" w:hanging="113"/>
      </w:pPr>
      <w:r>
        <w:rPr>
          <w:rFonts w:hint="eastAsia"/>
        </w:rPr>
        <w:t>Zhang Y, Ni A, Yu T, et al. An exploratory study on long dialogue summarization: What works and what's next[J]. arXiv preprint arXiv:2109.04609, 2021.</w:t>
      </w:r>
    </w:p>
    <w:p w14:paraId="6429C78A">
      <w:pPr>
        <w:pStyle w:val="45"/>
        <w:spacing w:line="220" w:lineRule="exact"/>
        <w:ind w:left="397" w:hanging="113"/>
      </w:pPr>
      <w:r>
        <w:rPr>
          <w:rFonts w:hint="eastAsia"/>
        </w:rPr>
        <w:t>Liu N F, Lin K, Hewitt J, et al. Lost in the middle: How language models use long contexts[J]. Transactions of the association for computational linguistics, 2024, 12: 157-173.</w:t>
      </w:r>
    </w:p>
    <w:p w14:paraId="31D8F31E">
      <w:pPr>
        <w:pStyle w:val="45"/>
        <w:spacing w:line="220" w:lineRule="exact"/>
        <w:ind w:left="397" w:hanging="113"/>
      </w:pPr>
      <w:r>
        <w:rPr>
          <w:rFonts w:hint="eastAsia"/>
        </w:rPr>
        <w:t>Bai Y, Lv X, Zhang J, et al. Longbench: A bilingual, multitask benchmark for long context understanding[C]//</w:t>
      </w:r>
      <w:r>
        <w:t xml:space="preserve">In </w:t>
      </w:r>
      <w:r>
        <w:rPr>
          <w:rFonts w:hint="eastAsia"/>
        </w:rPr>
        <w:t>Proceedings of the 62nd annual meeting of the association for computational linguistics (volume 1: Long papers). 2024: 3119-3137.</w:t>
      </w:r>
    </w:p>
    <w:p w14:paraId="6AF394A5">
      <w:pPr>
        <w:pStyle w:val="45"/>
        <w:spacing w:line="220" w:lineRule="exact"/>
        <w:ind w:left="397" w:hanging="113"/>
      </w:pPr>
      <w:r>
        <w:rPr>
          <w:rFonts w:hint="eastAsia"/>
        </w:rPr>
        <w:t>Kui, Xiaoyan, et al. "A survey of visual analytics techniques for online education." Visual Informatics 6.4 (2022): 67-77.</w:t>
      </w:r>
    </w:p>
    <w:p w14:paraId="1D9A7A7A">
      <w:pPr>
        <w:pStyle w:val="45"/>
        <w:spacing w:line="220" w:lineRule="exact"/>
        <w:ind w:left="397" w:hanging="113"/>
      </w:pPr>
      <w:r>
        <w:rPr>
          <w:rFonts w:hint="eastAsia"/>
        </w:rPr>
        <w:t>Chen, S., Li, S., Li, Y., Zhu, J., Long, J., Chen, S., Zhang, J. and Yuan, X. (2022), DanmuVis: Visualizing Danmu Content Dynamics and Associated Viewer Behaviors in Online Videos. Computer Graphics Forum, 41: 429-440. </w:t>
      </w:r>
    </w:p>
    <w:p w14:paraId="4A59499A">
      <w:pPr>
        <w:pStyle w:val="45"/>
        <w:spacing w:line="220" w:lineRule="exact"/>
        <w:ind w:left="397" w:hanging="113"/>
      </w:pPr>
      <w:r>
        <w:rPr>
          <w:rFonts w:hint="eastAsia"/>
        </w:rPr>
        <w:t xml:space="preserve">Chandrasegaran, Senthil, et al. "TalkTraces: Real-time capture and visualization of verbal content in meetings." </w:t>
      </w:r>
      <w:r>
        <w:t>I</w:t>
      </w:r>
      <w:r>
        <w:rPr>
          <w:rFonts w:hint="eastAsia"/>
        </w:rPr>
        <w:t>n Proceedings of the CHI conference on human factors in computing systems. 2019.</w:t>
      </w:r>
    </w:p>
    <w:p w14:paraId="5E696406">
      <w:pPr>
        <w:pStyle w:val="45"/>
        <w:spacing w:line="220" w:lineRule="exact"/>
        <w:ind w:left="397" w:hanging="113"/>
      </w:pPr>
      <w:r>
        <w:rPr>
          <w:rFonts w:hint="eastAsia"/>
        </w:rPr>
        <w:t>Kui, Xiaoyan, et al. "GroupTrackVis: A Visual Analytics Approach for Online Group Discussion-Based Teaching." IEEE Transactions on Visualization and Computer Graphics (2025).</w:t>
      </w:r>
    </w:p>
    <w:p w14:paraId="0C2F142C">
      <w:pPr>
        <w:pStyle w:val="45"/>
        <w:spacing w:line="220" w:lineRule="exact"/>
        <w:ind w:left="397" w:hanging="113"/>
      </w:pPr>
      <w:r>
        <w:rPr>
          <w:rFonts w:hint="eastAsia"/>
        </w:rPr>
        <w:t>Havre S, Hetzler B, Nowell L. ThemeRiver: Visualizing theme changes over time[C]//IEEE Symposium on Information Visualization INFOVIS. Proceedings. IEEE, 2000: 115-123.</w:t>
      </w:r>
    </w:p>
    <w:p w14:paraId="0525953C">
      <w:pPr>
        <w:pStyle w:val="45"/>
        <w:spacing w:line="220" w:lineRule="exact"/>
        <w:ind w:left="397" w:hanging="113"/>
      </w:pPr>
      <w:r>
        <w:rPr>
          <w:rFonts w:hint="eastAsia"/>
        </w:rPr>
        <w:t>朱素佳, 孙国道, 江棨, 夏旺, 梁荣华. 高密度群体轨迹数据的微观可视分析[J]. 计算机辅助设计与图形学学报, 2020, 32(12): 1871-1880. DOI: 10.3724/SP.J.1089.2020.18206</w:t>
      </w:r>
    </w:p>
    <w:p w14:paraId="0DDAC996">
      <w:pPr>
        <w:pStyle w:val="45"/>
        <w:spacing w:line="220" w:lineRule="exact"/>
        <w:ind w:left="397" w:hanging="113"/>
      </w:pPr>
      <w:r>
        <w:rPr>
          <w:rFonts w:hint="eastAsia"/>
        </w:rPr>
        <w:t>巫英才, 崔为炜, 宋阳秋, 陈杨, 刘世霞.</w:t>
      </w:r>
      <w:r>
        <w:t xml:space="preserve"> </w:t>
      </w:r>
      <w:r>
        <w:rPr>
          <w:rFonts w:hint="eastAsia"/>
        </w:rPr>
        <w:t>基于主题的文本可视分析研究[J]. 计算机辅助设计与图形学学报, 2012, 24(10): 1266-1272.</w:t>
      </w:r>
    </w:p>
    <w:p w14:paraId="1D74281B">
      <w:pPr>
        <w:pStyle w:val="45"/>
        <w:spacing w:line="220" w:lineRule="exact"/>
        <w:ind w:left="397" w:hanging="113"/>
      </w:pPr>
      <w:r>
        <w:rPr>
          <w:rFonts w:hint="eastAsia"/>
        </w:rPr>
        <w:t>汤颖, 苏建明, 童宁. TMvis: 基于LDA的主题建模可视分析系统[J]. 计算机辅助设计与图形学学报, 2019, 31(10): 1728-1738. DOI: 10.3724/SP.J.1089.2019.17987</w:t>
      </w:r>
    </w:p>
    <w:p w14:paraId="0C335885">
      <w:pPr>
        <w:pStyle w:val="45"/>
        <w:spacing w:line="220" w:lineRule="exact"/>
        <w:ind w:left="397" w:hanging="113"/>
      </w:pPr>
      <w:r>
        <w:rPr>
          <w:rFonts w:hint="eastAsia"/>
        </w:rPr>
        <w:t>卢文昊, 邹杭纳, 汤颖.</w:t>
      </w:r>
      <w:r>
        <w:t xml:space="preserve"> </w:t>
      </w:r>
      <w:r>
        <w:rPr>
          <w:rFonts w:hint="eastAsia"/>
        </w:rPr>
        <w:t>BTVis:基于BERTopic的交互式层次主题建模可视分析系统[J]. 计算机辅助设计与图形学学报. DOI: 10.3724/SP.J.1089.2024-00082</w:t>
      </w:r>
    </w:p>
    <w:p w14:paraId="28D7AF73">
      <w:pPr>
        <w:pStyle w:val="45"/>
        <w:spacing w:line="220" w:lineRule="exact"/>
        <w:ind w:left="397" w:hanging="113"/>
      </w:pPr>
      <w:r>
        <w:rPr>
          <w:rFonts w:hint="eastAsia"/>
        </w:rPr>
        <w:t>Grootendorst M. BERTopic: Neural topic modeling with a class-based TF-IDF procedure[J]. arXiv preprint arXiv:2203.05794, 2022.</w:t>
      </w:r>
    </w:p>
    <w:p w14:paraId="75728D0A">
      <w:pPr>
        <w:pStyle w:val="45"/>
        <w:spacing w:line="220" w:lineRule="exact"/>
        <w:ind w:left="397" w:hanging="113"/>
      </w:pPr>
      <w:r>
        <w:rPr>
          <w:rFonts w:hint="eastAsia"/>
        </w:rPr>
        <w:t>Cui W, Liu S, Tan L, et al. Textflow: Towards better understanding of evolving topics in text[J]. IEEE transactions on visualization and computer graphics, 2011, 17(12): 2412-2421.</w:t>
      </w:r>
    </w:p>
    <w:p w14:paraId="4699B6AA">
      <w:pPr>
        <w:pStyle w:val="45"/>
        <w:spacing w:line="220" w:lineRule="exact"/>
        <w:ind w:left="397" w:hanging="113"/>
      </w:pPr>
      <w:r>
        <w:rPr>
          <w:rFonts w:hint="eastAsia"/>
        </w:rPr>
        <w:t>Wei F, Liu S, Song Y, et al. Tiara: a visual exploratory text analytic system[C]//</w:t>
      </w:r>
      <w:r>
        <w:t>I</w:t>
      </w:r>
      <w:r>
        <w:rPr>
          <w:rFonts w:hint="eastAsia"/>
        </w:rPr>
        <w:t>n Proceedings of the 16th ACM SIGKDD international conference on Knowledge discovery and data mining. 2010: 153-162.</w:t>
      </w:r>
    </w:p>
    <w:p w14:paraId="12015F51">
      <w:pPr>
        <w:pStyle w:val="45"/>
        <w:spacing w:line="220" w:lineRule="exact"/>
        <w:ind w:left="397" w:hanging="113"/>
      </w:pPr>
      <w:r>
        <w:rPr>
          <w:rFonts w:hint="eastAsia"/>
        </w:rPr>
        <w:t>张怡, 邵裕东, 张加万. 多源媒体文本主题演变的可视分析[J].计算机辅助设计与图形学学报, 2017, 29(12): 2265-2272. DOI: 10.3724/SP.J.1089.2017.16634</w:t>
      </w:r>
    </w:p>
    <w:p w14:paraId="59B26BCF">
      <w:pPr>
        <w:pStyle w:val="45"/>
        <w:spacing w:line="220" w:lineRule="exact"/>
        <w:ind w:left="397" w:hanging="113"/>
      </w:pPr>
      <w:r>
        <w:rPr>
          <w:rFonts w:hint="eastAsia"/>
        </w:rPr>
        <w:t>Chen, Xinyue, et al. "MeetMap: Real-Time Collaborative Dialogue Mapping with LLMs in Online Meetings." in Proceedings of the ACM on Human-Computer Interaction 9.2 (2025): 1-35.</w:t>
      </w:r>
    </w:p>
    <w:p w14:paraId="2CDEC5AF">
      <w:pPr>
        <w:pStyle w:val="45"/>
        <w:spacing w:line="220" w:lineRule="exact"/>
        <w:ind w:left="397" w:hanging="113"/>
      </w:pPr>
      <w:r>
        <w:rPr>
          <w:rFonts w:hint="eastAsia"/>
        </w:rPr>
        <w:t>Wu Y, Liu S, Yan K, et al.Opinionflow: Visual analysis of opinion diffusion on social media[J]. IEEE transactions on visualization and computer graphics, 2014, 20(12): 1763-1772.</w:t>
      </w:r>
    </w:p>
    <w:p w14:paraId="79528A1C">
      <w:pPr>
        <w:pStyle w:val="45"/>
        <w:spacing w:line="220" w:lineRule="exact"/>
        <w:ind w:left="397" w:hanging="113"/>
      </w:pPr>
      <w:r>
        <w:rPr>
          <w:rFonts w:hint="eastAsia"/>
        </w:rPr>
        <w:t>Xiao S, Liu Z, Zhang P, et al. C-pack: Packed resources for general chinese embeddings[C]//</w:t>
      </w:r>
      <w:r>
        <w:t xml:space="preserve">In </w:t>
      </w:r>
      <w:r>
        <w:rPr>
          <w:rFonts w:hint="eastAsia"/>
        </w:rPr>
        <w:t>Proceedings of the 47th international ACM SIGIR conference on research and development in information retrieval. 2024: 641-649.</w:t>
      </w:r>
    </w:p>
    <w:p w14:paraId="5D8B18F9"/>
    <w:p w14:paraId="6A937FC6"/>
    <w:p w14:paraId="0D7C4417"/>
    <w:sectPr>
      <w:type w:val="continuous"/>
      <w:pgSz w:w="11419" w:h="15621"/>
      <w:pgMar w:top="238" w:right="907" w:bottom="227" w:left="907" w:header="567" w:footer="170" w:gutter="0"/>
      <w:cols w:space="624"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3000509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书宋简体">
    <w:altName w:val="宋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KSOF4E0875B6">
    <w:panose1 w:val="020B0703020204020201"/>
    <w:charset w:val="86"/>
    <w:family w:val="auto"/>
    <w:pitch w:val="default"/>
    <w:sig w:usb0="00000001" w:usb1="00000000" w:usb2="00000000" w:usb3="00000000" w:csb0="00040001" w:csb1="00000000"/>
  </w:font>
  <w:font w:name="KSOF4C539D17">
    <w:panose1 w:val="020B0503020204020204"/>
    <w:charset w:val="86"/>
    <w:family w:val="auto"/>
    <w:pitch w:val="default"/>
    <w:sig w:usb0="00000001" w:usb1="00000000" w:usb2="00000000" w:usb3="00000000" w:csb0="00040001" w:csb1="00000000"/>
  </w:font>
  <w:font w:name="KSOF4FBD4E55">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6F09C">
    <w:pPr>
      <w:pStyle w:val="18"/>
    </w:pPr>
    <w:r>
      <w:rPr>
        <w:rFonts w:hint="eastAsia"/>
      </w:rPr>
      <w:t xml:space="preserve">    </w:t>
    </w:r>
  </w:p>
  <w:p w14:paraId="4D196989">
    <w:pPr>
      <w:pStyle w:val="18"/>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F55D">
    <w:pPr>
      <w:pStyle w:val="18"/>
    </w:pPr>
    <w:r>
      <w:rPr>
        <w:rFonts w:hint="eastAsia"/>
      </w:rPr>
      <w:t xml:space="preserve">    </w:t>
    </w:r>
  </w:p>
  <w:p w14:paraId="53A2EB71">
    <w:pPr>
      <w:pStyle w:val="18"/>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45EA5">
    <w:pPr>
      <w:pStyle w:val="20"/>
      <w:spacing w:after="40" w:line="247" w:lineRule="auto"/>
      <w:ind w:firstLine="0"/>
      <w:rPr>
        <w:rFonts w:eastAsia="方正小标宋简体"/>
        <w:strike/>
        <w:color w:val="000000"/>
        <w:spacing w:val="3"/>
        <w:sz w:val="21"/>
      </w:rPr>
    </w:pPr>
    <w:r>
      <w:rPr>
        <w:rFonts w:hint="eastAsia" w:eastAsia="方正小标宋简体"/>
        <w:strike/>
        <w:color w:val="000000"/>
        <w:spacing w:val="3"/>
        <w:sz w:val="21"/>
      </w:rPr>
      <w:t xml:space="preserve">                   </w:t>
    </w:r>
  </w:p>
  <w:p w14:paraId="53DFDCC5">
    <w:pPr>
      <w:pStyle w:val="67"/>
      <w:rPr>
        <w:rStyle w:val="29"/>
        <w:szCs w:val="15"/>
      </w:rPr>
    </w:pPr>
    <w:r>
      <w:t>收稿日期</w:t>
    </w:r>
    <w:r>
      <w:rPr>
        <w:rFonts w:hint="eastAsia"/>
      </w:rPr>
      <w:t>：</w:t>
    </w:r>
    <w:r>
      <w:t>20**-**-**</w:t>
    </w:r>
    <w:r>
      <w:rPr>
        <w:rFonts w:hint="eastAsia"/>
      </w:rPr>
      <w:t>；</w:t>
    </w:r>
    <w:r>
      <w:t>修回日期</w:t>
    </w:r>
    <w:r>
      <w:rPr>
        <w:rFonts w:hint="eastAsia"/>
      </w:rPr>
      <w:t>：</w:t>
    </w:r>
    <w:r>
      <w:t>20**-**-**</w:t>
    </w:r>
    <w:r>
      <w:rPr>
        <w:rFonts w:hint="eastAsia"/>
      </w:rPr>
      <w:t>。</w:t>
    </w:r>
    <w:r>
      <w:rPr>
        <w:rFonts w:ascii="黑体" w:hAnsi="黑体" w:eastAsia="黑体"/>
        <w:color w:val="000000"/>
      </w:rPr>
      <w:t>基金项目</w:t>
    </w:r>
    <w:r>
      <w:rPr>
        <w:rFonts w:hint="eastAsia"/>
        <w:color w:val="000000"/>
      </w:rPr>
      <w:t>：</w:t>
    </w:r>
    <w:r>
      <w:t>基金名称1</w:t>
    </w:r>
    <w:r>
      <w:rPr>
        <w:rFonts w:hint="eastAsia"/>
      </w:rPr>
      <w:t>（</w:t>
    </w:r>
    <w:r>
      <w:t>项目编号1</w:t>
    </w:r>
    <w:r>
      <w:rPr>
        <w:rFonts w:hint="eastAsia"/>
      </w:rPr>
      <w:t>，</w:t>
    </w:r>
    <w:r>
      <w:t>项目编号2</w:t>
    </w:r>
    <w:r>
      <w:rPr>
        <w:rFonts w:hint="eastAsia"/>
      </w:rPr>
      <w:t>……）；</w:t>
    </w:r>
    <w:r>
      <w:t>基金名称2</w:t>
    </w:r>
    <w:r>
      <w:rPr>
        <w:rFonts w:hint="eastAsia"/>
      </w:rPr>
      <w:t>（</w:t>
    </w:r>
    <w:r>
      <w:t>项目编号1</w:t>
    </w:r>
    <w:r>
      <w:rPr>
        <w:rFonts w:hint="eastAsia"/>
      </w:rPr>
      <w:t>，</w:t>
    </w:r>
    <w:r>
      <w:t>项目编号2</w:t>
    </w:r>
    <w:r>
      <w:rPr>
        <w:rFonts w:hint="eastAsia"/>
      </w:rPr>
      <w:t>，……）；……。</w:t>
    </w:r>
    <w:r>
      <w:rPr>
        <w:rFonts w:hint="eastAsia" w:ascii="黑体" w:hAnsi="黑体" w:eastAsia="黑体"/>
        <w:color w:val="000000"/>
      </w:rPr>
      <w:t>第一作者</w:t>
    </w:r>
    <w:r>
      <w:rPr>
        <w:rFonts w:hint="eastAsia"/>
      </w:rPr>
      <w:t>（</w:t>
    </w:r>
    <w:r>
      <w:t>出生年—）</w:t>
    </w:r>
    <w:r>
      <w:rPr>
        <w:rFonts w:hint="eastAsia"/>
      </w:rPr>
      <w:t>，</w:t>
    </w:r>
    <w:r>
      <w:t>性别</w:t>
    </w:r>
    <w:r>
      <w:rPr>
        <w:rFonts w:hint="eastAsia"/>
      </w:rPr>
      <w:t>，</w:t>
    </w:r>
    <w:r>
      <w:t>学位</w:t>
    </w:r>
    <w:r>
      <w:rPr>
        <w:rFonts w:hint="eastAsia"/>
      </w:rPr>
      <w:t>，</w:t>
    </w:r>
    <w:r>
      <w:t>职称</w:t>
    </w:r>
    <w:r>
      <w:rPr>
        <w:rFonts w:hint="eastAsia"/>
      </w:rPr>
      <w:t>，</w:t>
    </w:r>
    <w:r>
      <w:t>若是博士生导师/</w:t>
    </w:r>
    <w:r>
      <w:rPr>
        <w:rFonts w:hint="eastAsia"/>
      </w:rPr>
      <w:t>硕</w:t>
    </w:r>
    <w:r>
      <w:t>士生导师请注明</w:t>
    </w:r>
    <w:r>
      <w:rPr>
        <w:rFonts w:hint="eastAsia"/>
      </w:rPr>
      <w:t>，</w:t>
    </w:r>
    <w:r>
      <w:t>若是CCF会员请注明</w:t>
    </w:r>
    <w:r>
      <w:rPr>
        <w:rFonts w:hint="eastAsia"/>
      </w:rPr>
      <w:t>，</w:t>
    </w:r>
    <w:r>
      <w:t>主要研究方向为********</w:t>
    </w:r>
    <w:r>
      <w:rPr>
        <w:rFonts w:hint="eastAsia"/>
        <w:color w:val="FF0000"/>
      </w:rPr>
      <w:t>（</w:t>
    </w:r>
    <w:r>
      <w:rPr>
        <w:color w:val="FF0000"/>
      </w:rPr>
      <w:t>每个研究方向之间用顿号分隔</w:t>
    </w:r>
    <w:r>
      <w:rPr>
        <w:rFonts w:hint="eastAsia"/>
        <w:color w:val="FF0000"/>
      </w:rPr>
      <w:t>）</w:t>
    </w:r>
    <w:r>
      <w:rPr>
        <w:rFonts w:hint="eastAsia"/>
      </w:rPr>
      <w:t>；</w:t>
    </w:r>
    <w:r>
      <w:rPr>
        <w:rFonts w:hint="eastAsia" w:ascii="黑体" w:hAnsi="黑体" w:eastAsia="黑体"/>
        <w:color w:val="000000"/>
      </w:rPr>
      <w:t>第二作者</w:t>
    </w:r>
    <w:r>
      <w:rPr>
        <w:rFonts w:hint="eastAsia"/>
      </w:rPr>
      <w:t>（</w:t>
    </w:r>
    <w:r>
      <w:t>出生年—</w:t>
    </w:r>
    <w:r>
      <w:rPr>
        <w:rFonts w:hint="eastAsia"/>
      </w:rPr>
      <w:t>），</w:t>
    </w:r>
    <w:r>
      <w:t>性别</w:t>
    </w:r>
    <w:r>
      <w:rPr>
        <w:rFonts w:hint="eastAsia"/>
      </w:rPr>
      <w:t>，</w:t>
    </w:r>
    <w:r>
      <w:t>学位</w:t>
    </w:r>
    <w:r>
      <w:rPr>
        <w:rFonts w:hint="eastAsia"/>
      </w:rPr>
      <w:t>，</w:t>
    </w:r>
    <w:r>
      <w:t>职称</w:t>
    </w:r>
    <w:r>
      <w:rPr>
        <w:rFonts w:hint="eastAsia"/>
      </w:rPr>
      <w:t>，</w:t>
    </w:r>
    <w:r>
      <w:t>若是博士生导师/</w:t>
    </w:r>
    <w:r>
      <w:rPr>
        <w:rFonts w:hint="eastAsia"/>
      </w:rPr>
      <w:t>硕</w:t>
    </w:r>
    <w:r>
      <w:t>士生导师请注明</w:t>
    </w:r>
    <w:r>
      <w:rPr>
        <w:rFonts w:hint="eastAsia"/>
      </w:rPr>
      <w:t>，</w:t>
    </w:r>
    <w:r>
      <w:t>若是CCF会员请注明</w:t>
    </w:r>
    <w:r>
      <w:rPr>
        <w:rFonts w:hint="eastAsia"/>
      </w:rPr>
      <w:t>，</w:t>
    </w:r>
    <w:r>
      <w:t>若是论文通</w:t>
    </w:r>
    <w:r>
      <w:rPr>
        <w:rFonts w:hint="eastAsia"/>
      </w:rPr>
      <w:t>信</w:t>
    </w:r>
    <w:r>
      <w:t>作者请注明</w:t>
    </w:r>
    <w:r>
      <w:rPr>
        <w:rFonts w:hint="eastAsia"/>
      </w:rPr>
      <w:t>，</w:t>
    </w:r>
    <w:r>
      <w:t>主要研究方向为********</w:t>
    </w:r>
    <w:r>
      <w:rPr>
        <w:rFonts w:hint="eastAsia"/>
        <w:color w:val="FF0000"/>
      </w:rPr>
      <w:t>（</w:t>
    </w:r>
    <w:r>
      <w:rPr>
        <w:color w:val="FF0000"/>
      </w:rPr>
      <w:t>每个研究方向之间用顿号分隔</w:t>
    </w:r>
    <w:r>
      <w:rPr>
        <w:rFonts w:hint="eastAsia"/>
        <w:color w:val="FF0000"/>
      </w:rPr>
      <w:t>）</w:t>
    </w:r>
    <w:r>
      <w:rPr>
        <w:rFonts w:hint="eastAsia"/>
      </w:rPr>
      <w:t>；……。</w:t>
    </w:r>
    <w:r>
      <w:rPr>
        <w:rFonts w:hint="eastAsia"/>
        <w:color w:val="FF0000"/>
      </w:rPr>
      <w:t>（需按模板格式列出所有作者的个人简介）</w:t>
    </w:r>
  </w:p>
  <w:p w14:paraId="4E2562EF">
    <w:pPr>
      <w:pStyle w:val="20"/>
      <w:spacing w:before="80"/>
      <w:jc w:val="both"/>
      <w:rPr>
        <w:b/>
        <w:bCs/>
        <w:color w:val="000000"/>
        <w:sz w:val="16"/>
        <w:vertAlign w:val="subscrip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4" w:lineRule="auto"/>
      </w:pPr>
      <w:r>
        <w:separator/>
      </w:r>
    </w:p>
  </w:footnote>
  <w:footnote w:type="continuationSeparator" w:id="1">
    <w:p>
      <w:pPr>
        <w:spacing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194E7">
    <w:pPr>
      <w:pStyle w:val="19"/>
      <w:pBdr>
        <w:bottom w:val="single" w:color="auto" w:sz="4" w:space="1"/>
      </w:pBdr>
      <w:tabs>
        <w:tab w:val="center" w:pos="4908"/>
        <w:tab w:val="right" w:pos="9528"/>
        <w:tab w:val="clear" w:pos="4153"/>
        <w:tab w:val="clear" w:pos="8306"/>
      </w:tabs>
      <w:spacing w:before="40"/>
      <w:ind w:firstLine="170"/>
      <w:jc w:val="both"/>
      <w:rPr>
        <w:spacing w:val="-40"/>
        <w:w w:val="200"/>
        <w:sz w:val="17"/>
      </w:rPr>
    </w:pPr>
    <w:r>
      <w:rPr>
        <w:sz w:val="17"/>
      </w:rPr>
      <w:t>第*期</w:t>
    </w:r>
    <w:r>
      <w:rPr>
        <w:sz w:val="17"/>
      </w:rPr>
      <w:tab/>
    </w:r>
    <w:r>
      <w:rPr>
        <w:rFonts w:hint="eastAsia"/>
        <w:sz w:val="17"/>
      </w:rPr>
      <w:t>匡浩，</w:t>
    </w:r>
    <w:r>
      <w:rPr>
        <w:sz w:val="17"/>
      </w:rPr>
      <w:t>等</w:t>
    </w:r>
    <w:r>
      <w:rPr>
        <w:rFonts w:hint="eastAsia"/>
        <w:sz w:val="17"/>
      </w:rPr>
      <w:t>：面向长对话回顾与理解的可视化方法</w:t>
    </w:r>
    <w:r>
      <w:rPr>
        <w:sz w:val="17"/>
      </w:rPr>
      <w:tab/>
    </w:r>
    <w:r>
      <w:rPr>
        <w:rStyle w:val="29"/>
        <w:sz w:val="17"/>
      </w:rPr>
      <w:fldChar w:fldCharType="begin"/>
    </w:r>
    <w:r>
      <w:rPr>
        <w:rStyle w:val="29"/>
        <w:sz w:val="17"/>
      </w:rPr>
      <w:instrText xml:space="preserve"> PAGE </w:instrText>
    </w:r>
    <w:r>
      <w:rPr>
        <w:rStyle w:val="29"/>
        <w:sz w:val="17"/>
      </w:rPr>
      <w:fldChar w:fldCharType="separate"/>
    </w:r>
    <w:r>
      <w:rPr>
        <w:rStyle w:val="29"/>
        <w:sz w:val="17"/>
      </w:rPr>
      <w:t>3</w:t>
    </w:r>
    <w:r>
      <w:rPr>
        <w:rStyle w:val="29"/>
        <w:sz w:val="17"/>
      </w:rPr>
      <w:fldChar w:fldCharType="end"/>
    </w:r>
  </w:p>
  <w:p w14:paraId="07FA4DF8">
    <w:pPr>
      <w:pStyle w:val="19"/>
      <w:pBdr>
        <w:bottom w:val="none" w:color="auto" w:sz="0" w:space="0"/>
      </w:pBdr>
      <w:tabs>
        <w:tab w:val="center" w:pos="4725"/>
        <w:tab w:val="right" w:pos="9516"/>
        <w:tab w:val="clear" w:pos="4153"/>
        <w:tab w:val="clear" w:pos="8306"/>
      </w:tabs>
      <w:spacing w:before="220" w:line="0" w:lineRule="atLeast"/>
      <w:ind w:firstLine="113"/>
      <w:jc w:val="both"/>
      <w:rPr>
        <w:rFonts w:ascii="Arial" w:hAnsi="Arial" w:cs="Arial"/>
        <w:sz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9B8E7">
    <w:pPr>
      <w:pStyle w:val="19"/>
      <w:pBdr>
        <w:bottom w:val="single" w:color="auto" w:sz="4" w:space="1"/>
      </w:pBdr>
      <w:tabs>
        <w:tab w:val="center" w:pos="4818"/>
        <w:tab w:val="right" w:pos="9708"/>
        <w:tab w:val="clear" w:pos="4153"/>
        <w:tab w:val="clear" w:pos="8306"/>
      </w:tabs>
      <w:spacing w:line="0" w:lineRule="atLeast"/>
      <w:ind w:firstLine="113"/>
      <w:jc w:val="both"/>
      <w:rPr>
        <w:i/>
        <w:iCs/>
        <w:sz w:val="17"/>
        <w:szCs w:val="17"/>
      </w:rPr>
    </w:pPr>
    <w:r>
      <w:rPr>
        <w:sz w:val="17"/>
        <w:szCs w:val="17"/>
      </w:rPr>
      <w:t xml:space="preserve"> </w:t>
    </w:r>
    <w:r>
      <w:rPr>
        <w:rStyle w:val="29"/>
        <w:sz w:val="17"/>
        <w:szCs w:val="17"/>
      </w:rPr>
      <w:fldChar w:fldCharType="begin"/>
    </w:r>
    <w:r>
      <w:rPr>
        <w:rStyle w:val="29"/>
        <w:sz w:val="17"/>
        <w:szCs w:val="17"/>
      </w:rPr>
      <w:instrText xml:space="preserve"> PAGE </w:instrText>
    </w:r>
    <w:r>
      <w:rPr>
        <w:rStyle w:val="29"/>
        <w:sz w:val="17"/>
        <w:szCs w:val="17"/>
      </w:rPr>
      <w:fldChar w:fldCharType="separate"/>
    </w:r>
    <w:r>
      <w:rPr>
        <w:rStyle w:val="29"/>
        <w:sz w:val="17"/>
        <w:szCs w:val="17"/>
      </w:rPr>
      <w:t>2</w:t>
    </w:r>
    <w:r>
      <w:rPr>
        <w:rStyle w:val="29"/>
        <w:sz w:val="17"/>
        <w:szCs w:val="17"/>
      </w:rPr>
      <w:fldChar w:fldCharType="end"/>
    </w:r>
    <w:r>
      <w:rPr>
        <w:rStyle w:val="29"/>
        <w:sz w:val="17"/>
        <w:szCs w:val="17"/>
      </w:rPr>
      <w:t xml:space="preserve"> </w:t>
    </w:r>
    <w:r>
      <w:rPr>
        <w:sz w:val="17"/>
        <w:szCs w:val="17"/>
      </w:rPr>
      <w:tab/>
    </w:r>
    <w:r>
      <w:rPr>
        <w:sz w:val="17"/>
        <w:szCs w:val="17"/>
      </w:rPr>
      <w:t>计算机辅助设计与图形学学报</w:t>
    </w:r>
    <w:r>
      <w:rPr>
        <w:sz w:val="17"/>
        <w:szCs w:val="17"/>
      </w:rPr>
      <w:tab/>
    </w:r>
    <w:r>
      <w:rPr>
        <w:sz w:val="17"/>
        <w:szCs w:val="17"/>
      </w:rPr>
      <w:t>第3*卷</w:t>
    </w:r>
  </w:p>
  <w:p w14:paraId="7C174B42">
    <w:pPr>
      <w:pStyle w:val="19"/>
      <w:pBdr>
        <w:bottom w:val="none" w:color="auto" w:sz="0" w:space="0"/>
      </w:pBdr>
      <w:rPr>
        <w:szCs w:val="17"/>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58427">
    <w:pPr>
      <w:pStyle w:val="19"/>
      <w:pBdr>
        <w:bottom w:val="none" w:color="auto" w:sz="0" w:space="0"/>
      </w:pBdr>
      <w:tabs>
        <w:tab w:val="left" w:pos="-4758"/>
        <w:tab w:val="center" w:pos="5052"/>
        <w:tab w:val="right" w:pos="9552"/>
        <w:tab w:val="clear" w:pos="4153"/>
        <w:tab w:val="clear" w:pos="8306"/>
      </w:tabs>
      <w:spacing w:line="240" w:lineRule="exact"/>
      <w:ind w:left="60" w:firstLine="0"/>
      <w:jc w:val="both"/>
      <w:rPr>
        <w:sz w:val="17"/>
      </w:rPr>
    </w:pPr>
    <w:r>
      <w:rPr>
        <w:sz w:val="17"/>
      </w:rPr>
      <w:t>第3*卷 第*期</w:t>
    </w:r>
    <w:r>
      <w:tab/>
    </w:r>
    <w:r>
      <w:rPr>
        <w:spacing w:val="10"/>
        <w:sz w:val="20"/>
      </w:rPr>
      <w:t>计算机辅助设计与图形学学报</w:t>
    </w:r>
    <w:r>
      <w:tab/>
    </w:r>
    <w:r>
      <w:rPr>
        <w:sz w:val="17"/>
      </w:rPr>
      <w:t>Vol.3</w:t>
    </w:r>
    <w:r>
      <w:rPr>
        <w:rFonts w:hint="eastAsia"/>
        <w:sz w:val="17"/>
      </w:rPr>
      <w:t>*</w:t>
    </w:r>
    <w:r>
      <w:rPr>
        <w:sz w:val="25"/>
      </w:rPr>
      <w:t xml:space="preserve"> </w:t>
    </w:r>
    <w:r>
      <w:rPr>
        <w:sz w:val="17"/>
      </w:rPr>
      <w:t>No.</w:t>
    </w:r>
    <w:r>
      <w:rPr>
        <w:rFonts w:hint="eastAsia"/>
        <w:sz w:val="17"/>
      </w:rPr>
      <w:t>*</w:t>
    </w:r>
  </w:p>
  <w:p w14:paraId="75FB9585">
    <w:pPr>
      <w:pStyle w:val="19"/>
      <w:pBdr>
        <w:bottom w:val="single" w:color="auto" w:sz="4" w:space="1"/>
      </w:pBdr>
      <w:tabs>
        <w:tab w:val="center" w:pos="5052"/>
        <w:tab w:val="right" w:pos="9438"/>
        <w:tab w:val="right" w:pos="9744"/>
        <w:tab w:val="clear" w:pos="4153"/>
        <w:tab w:val="clear" w:pos="8306"/>
      </w:tabs>
      <w:spacing w:after="160" w:line="312" w:lineRule="auto"/>
      <w:ind w:left="60" w:firstLine="200" w:firstLineChars="100"/>
      <w:jc w:val="both"/>
      <w:rPr>
        <w:b/>
        <w:bCs/>
        <w:i/>
        <w:iCs/>
        <w:w w:val="130"/>
        <w:sz w:val="17"/>
      </w:rPr>
    </w:pPr>
    <w:r>
      <w:rPr>
        <w:snapToGrid/>
        <w:spacing w:val="0"/>
        <w:sz w:val="20"/>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240665</wp:posOffset>
              </wp:positionV>
              <wp:extent cx="6087110" cy="0"/>
              <wp:effectExtent l="0" t="4445" r="0" b="5080"/>
              <wp:wrapNone/>
              <wp:docPr id="12" name="直线 49"/>
              <wp:cNvGraphicFramePr/>
              <a:graphic xmlns:a="http://schemas.openxmlformats.org/drawingml/2006/main">
                <a:graphicData uri="http://schemas.microsoft.com/office/word/2010/wordprocessingShape">
                  <wps:wsp>
                    <wps:cNvCnPr/>
                    <wps:spPr>
                      <a:xfrm>
                        <a:off x="0" y="0"/>
                        <a:ext cx="6087110" cy="0"/>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id="直线 49" o:spid="_x0000_s1026" o:spt="20" style="position:absolute;left:0pt;margin-left:1.6pt;margin-top:18.95pt;height:0pt;width:479.3pt;z-index:251659264;mso-width-relative:page;mso-height-relative:page;" filled="f" stroked="t" coordsize="21600,21600" o:gfxdata="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nwhX51AAAAAcBAAAPAAAA&#10;AAAAAAEAIAAAACIAAABkcnMvZG93bnJldi54bWxQSwECFAAUAAAACACHTuJAxpoIgeABAADRAwAA&#10;DgAAAAAAAAABACAAAAAjAQAAZHJzL2Uyb0RvYy54bWxQSwUGAAAAAAYABgBZAQAAdQUAAAAA&#10;">
              <v:fill on="f" focussize="0,0"/>
              <v:stroke weight="0.5pt" color="#000000" joinstyle="round"/>
              <v:imagedata o:title=""/>
              <o:lock v:ext="edit" aspectratio="f"/>
            </v:line>
          </w:pict>
        </mc:Fallback>
      </mc:AlternateContent>
    </w:r>
    <w:r>
      <w:rPr>
        <w:spacing w:val="0"/>
        <w:sz w:val="17"/>
        <w:lang w:val="en-GB"/>
      </w:rPr>
      <w:t>202*</w:t>
    </w:r>
    <w:r>
      <w:rPr>
        <w:sz w:val="17"/>
      </w:rPr>
      <w:t>年*</w:t>
    </w:r>
    <w:r>
      <w:rPr>
        <w:spacing w:val="0"/>
        <w:sz w:val="17"/>
        <w:lang w:val="en-GB"/>
      </w:rPr>
      <w:t>月</w:t>
    </w:r>
    <w:r>
      <w:rPr>
        <w:spacing w:val="0"/>
        <w:lang w:val="en-GB"/>
      </w:rPr>
      <w:tab/>
    </w:r>
    <w:r>
      <w:rPr>
        <w:spacing w:val="0"/>
        <w:lang w:val="en-GB"/>
      </w:rPr>
      <w:t>Journal of Computer-Aided Design &amp; Computer Graphics</w:t>
    </w:r>
    <w:r>
      <w:rPr>
        <w:spacing w:val="0"/>
        <w:lang w:val="en-GB"/>
      </w:rPr>
      <w:tab/>
    </w:r>
    <w:r>
      <w:rPr>
        <w:rFonts w:hint="eastAsia"/>
        <w:spacing w:val="0"/>
        <w:sz w:val="17"/>
        <w:lang w:val="en-GB"/>
      </w:rPr>
      <w:t>***</w:t>
    </w:r>
    <w:r>
      <w:rPr>
        <w:spacing w:val="0"/>
        <w:sz w:val="17"/>
        <w:lang w:val="en-GB"/>
      </w:rPr>
      <w:t>.</w:t>
    </w:r>
    <w:r>
      <w:rPr>
        <w:sz w:val="17"/>
      </w:rPr>
      <w:t xml:space="preserve"> 202</w:t>
    </w:r>
    <w:r>
      <w:rPr>
        <w:rFonts w:hint="eastAsia"/>
        <w:sz w:val="17"/>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E6B33">
    <w:pPr>
      <w:pStyle w:val="19"/>
      <w:pBdr>
        <w:bottom w:val="none" w:color="auto" w:sz="0" w:space="0"/>
      </w:pBdr>
    </w:pPr>
  </w:p>
  <w:p w14:paraId="1223544E">
    <w:pPr>
      <w:pStyle w:val="19"/>
      <w:pBdr>
        <w:bottom w:val="none" w:color="auto" w:sz="0" w:space="0"/>
      </w:pBdr>
      <w:tabs>
        <w:tab w:val="center" w:pos="5052"/>
        <w:tab w:val="right" w:pos="9684"/>
        <w:tab w:val="clear" w:pos="4153"/>
        <w:tab w:val="clear" w:pos="8306"/>
      </w:tabs>
      <w:wordWrap w:val="0"/>
      <w:spacing w:before="120" w:line="0" w:lineRule="atLeast"/>
      <w:jc w:val="right"/>
      <w:rPr>
        <w:rFonts w:ascii="Arial" w:hAnsi="Arial" w:cs="Arial"/>
        <w:b/>
        <w:bCs/>
        <w:i/>
        <w:iCs/>
        <w:sz w:val="17"/>
      </w:rPr>
    </w:pPr>
    <w:r>
      <w:drawing>
        <wp:inline distT="0" distB="0" distL="114300" distR="114300">
          <wp:extent cx="240665" cy="129540"/>
          <wp:effectExtent l="0" t="0" r="3175" b="7620"/>
          <wp:docPr id="17" name="图片 1"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遗传1"/>
                  <pic:cNvPicPr>
                    <a:picLocks noChangeAspect="1"/>
                  </pic:cNvPicPr>
                </pic:nvPicPr>
                <pic:blipFill>
                  <a:blip r:embed="rId1"/>
                  <a:stretch>
                    <a:fillRect/>
                  </a:stretch>
                </pic:blipFill>
                <pic:spPr>
                  <a:xfrm>
                    <a:off x="0" y="0"/>
                    <a:ext cx="240665" cy="129540"/>
                  </a:xfrm>
                  <a:prstGeom prst="rect">
                    <a:avLst/>
                  </a:prstGeom>
                  <a:noFill/>
                  <a:ln>
                    <a:noFill/>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B5D53"/>
    <w:multiLevelType w:val="multilevel"/>
    <w:tmpl w:val="9F1B5D5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5B09FD66"/>
    <w:multiLevelType w:val="multilevel"/>
    <w:tmpl w:val="5B09FD66"/>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664B0F7A"/>
    <w:multiLevelType w:val="multilevel"/>
    <w:tmpl w:val="664B0F7A"/>
    <w:lvl w:ilvl="0" w:tentative="0">
      <w:start w:val="1"/>
      <w:numFmt w:val="decimal"/>
      <w:pStyle w:val="45"/>
      <w:lvlText w:val="[%1]"/>
      <w:lvlJc w:val="right"/>
      <w:rPr>
        <w:rFonts w:hint="eastAsia"/>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0"/>
  <w:autoHyphenation/>
  <w:hyphenationZone w:val="357"/>
  <w:doNotHyphenateCaps/>
  <w:evenAndOddHeaders w:val="1"/>
  <w:drawingGridHorizontalSpacing w:val="6"/>
  <w:drawingGridVerticalSpacing w:val="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99E"/>
    <w:rsid w:val="00000AC4"/>
    <w:rsid w:val="00010DA3"/>
    <w:rsid w:val="00011A57"/>
    <w:rsid w:val="00012198"/>
    <w:rsid w:val="00057BC9"/>
    <w:rsid w:val="00065D4D"/>
    <w:rsid w:val="0007072C"/>
    <w:rsid w:val="000717ED"/>
    <w:rsid w:val="0007187D"/>
    <w:rsid w:val="00083729"/>
    <w:rsid w:val="000903D2"/>
    <w:rsid w:val="0009263C"/>
    <w:rsid w:val="00095AB8"/>
    <w:rsid w:val="00096DFC"/>
    <w:rsid w:val="000978A8"/>
    <w:rsid w:val="000A46B5"/>
    <w:rsid w:val="000A5703"/>
    <w:rsid w:val="000A5C26"/>
    <w:rsid w:val="000B680F"/>
    <w:rsid w:val="000C5810"/>
    <w:rsid w:val="000C5E08"/>
    <w:rsid w:val="000D4CE9"/>
    <w:rsid w:val="000D55D6"/>
    <w:rsid w:val="000D58E1"/>
    <w:rsid w:val="000F384B"/>
    <w:rsid w:val="001013F4"/>
    <w:rsid w:val="00104B2C"/>
    <w:rsid w:val="00136BFF"/>
    <w:rsid w:val="00137C0B"/>
    <w:rsid w:val="001446AB"/>
    <w:rsid w:val="001447EC"/>
    <w:rsid w:val="0014481F"/>
    <w:rsid w:val="00145502"/>
    <w:rsid w:val="00155381"/>
    <w:rsid w:val="00161C52"/>
    <w:rsid w:val="00165172"/>
    <w:rsid w:val="00173338"/>
    <w:rsid w:val="001774B9"/>
    <w:rsid w:val="001777DC"/>
    <w:rsid w:val="00183146"/>
    <w:rsid w:val="00187095"/>
    <w:rsid w:val="001A0893"/>
    <w:rsid w:val="001A4347"/>
    <w:rsid w:val="001A7439"/>
    <w:rsid w:val="001B4406"/>
    <w:rsid w:val="001C20BC"/>
    <w:rsid w:val="001C62D7"/>
    <w:rsid w:val="001D3270"/>
    <w:rsid w:val="001D38F6"/>
    <w:rsid w:val="001D6C26"/>
    <w:rsid w:val="001E19FB"/>
    <w:rsid w:val="001F0B9F"/>
    <w:rsid w:val="001F2D94"/>
    <w:rsid w:val="001F495F"/>
    <w:rsid w:val="001F6485"/>
    <w:rsid w:val="00200685"/>
    <w:rsid w:val="00202726"/>
    <w:rsid w:val="0021040C"/>
    <w:rsid w:val="00226A66"/>
    <w:rsid w:val="002438A0"/>
    <w:rsid w:val="00253BFE"/>
    <w:rsid w:val="00256B1F"/>
    <w:rsid w:val="00263767"/>
    <w:rsid w:val="002647A7"/>
    <w:rsid w:val="00282E2E"/>
    <w:rsid w:val="00284788"/>
    <w:rsid w:val="00292447"/>
    <w:rsid w:val="002A1B30"/>
    <w:rsid w:val="002B154F"/>
    <w:rsid w:val="002B5D9B"/>
    <w:rsid w:val="002B7C2E"/>
    <w:rsid w:val="002C439A"/>
    <w:rsid w:val="002F28E0"/>
    <w:rsid w:val="002F665D"/>
    <w:rsid w:val="00304D47"/>
    <w:rsid w:val="00304E9D"/>
    <w:rsid w:val="00306155"/>
    <w:rsid w:val="00315B3B"/>
    <w:rsid w:val="00337908"/>
    <w:rsid w:val="00341331"/>
    <w:rsid w:val="0035315C"/>
    <w:rsid w:val="00353A4A"/>
    <w:rsid w:val="00367AF5"/>
    <w:rsid w:val="00370E30"/>
    <w:rsid w:val="00372E66"/>
    <w:rsid w:val="00382213"/>
    <w:rsid w:val="003850E4"/>
    <w:rsid w:val="00392493"/>
    <w:rsid w:val="003935DC"/>
    <w:rsid w:val="003A198E"/>
    <w:rsid w:val="003A4015"/>
    <w:rsid w:val="003A556C"/>
    <w:rsid w:val="003B1A67"/>
    <w:rsid w:val="003C04EC"/>
    <w:rsid w:val="003D17B0"/>
    <w:rsid w:val="003D3CCA"/>
    <w:rsid w:val="003F1E83"/>
    <w:rsid w:val="003F29A9"/>
    <w:rsid w:val="003F417C"/>
    <w:rsid w:val="00407564"/>
    <w:rsid w:val="00412203"/>
    <w:rsid w:val="00412305"/>
    <w:rsid w:val="0041271A"/>
    <w:rsid w:val="00421568"/>
    <w:rsid w:val="0042448F"/>
    <w:rsid w:val="00436A1B"/>
    <w:rsid w:val="00437967"/>
    <w:rsid w:val="00437C24"/>
    <w:rsid w:val="00437C72"/>
    <w:rsid w:val="00440CD1"/>
    <w:rsid w:val="0044693C"/>
    <w:rsid w:val="004478AD"/>
    <w:rsid w:val="00461A5A"/>
    <w:rsid w:val="0046372A"/>
    <w:rsid w:val="00471B07"/>
    <w:rsid w:val="004766E4"/>
    <w:rsid w:val="00480B30"/>
    <w:rsid w:val="004834DE"/>
    <w:rsid w:val="00483F32"/>
    <w:rsid w:val="00487CAD"/>
    <w:rsid w:val="00487E81"/>
    <w:rsid w:val="00494F45"/>
    <w:rsid w:val="004A21C2"/>
    <w:rsid w:val="004A373B"/>
    <w:rsid w:val="004A5105"/>
    <w:rsid w:val="004B068E"/>
    <w:rsid w:val="004B3D21"/>
    <w:rsid w:val="004C1E71"/>
    <w:rsid w:val="004C5C76"/>
    <w:rsid w:val="004D1BCE"/>
    <w:rsid w:val="004D6E86"/>
    <w:rsid w:val="004F3210"/>
    <w:rsid w:val="004F5F07"/>
    <w:rsid w:val="004F725B"/>
    <w:rsid w:val="005004E5"/>
    <w:rsid w:val="00501273"/>
    <w:rsid w:val="0050555C"/>
    <w:rsid w:val="00515CA7"/>
    <w:rsid w:val="00517EFE"/>
    <w:rsid w:val="00521E7E"/>
    <w:rsid w:val="005311EB"/>
    <w:rsid w:val="0053420E"/>
    <w:rsid w:val="005461F8"/>
    <w:rsid w:val="00555004"/>
    <w:rsid w:val="00556E71"/>
    <w:rsid w:val="005616E4"/>
    <w:rsid w:val="005634E0"/>
    <w:rsid w:val="00565EF9"/>
    <w:rsid w:val="00567095"/>
    <w:rsid w:val="00576A5A"/>
    <w:rsid w:val="00577A46"/>
    <w:rsid w:val="00593E4D"/>
    <w:rsid w:val="005A1D42"/>
    <w:rsid w:val="005A1DCC"/>
    <w:rsid w:val="005B0EF6"/>
    <w:rsid w:val="005C4507"/>
    <w:rsid w:val="005C5405"/>
    <w:rsid w:val="005C594B"/>
    <w:rsid w:val="005D4312"/>
    <w:rsid w:val="005D4FDB"/>
    <w:rsid w:val="005F2E92"/>
    <w:rsid w:val="005F3C4B"/>
    <w:rsid w:val="005F703E"/>
    <w:rsid w:val="00601D90"/>
    <w:rsid w:val="00602D90"/>
    <w:rsid w:val="00606B19"/>
    <w:rsid w:val="00613D8F"/>
    <w:rsid w:val="0062058E"/>
    <w:rsid w:val="00622A24"/>
    <w:rsid w:val="00623A51"/>
    <w:rsid w:val="00623EF9"/>
    <w:rsid w:val="00626CA3"/>
    <w:rsid w:val="00631BFF"/>
    <w:rsid w:val="006331A1"/>
    <w:rsid w:val="00634839"/>
    <w:rsid w:val="006351D8"/>
    <w:rsid w:val="00636294"/>
    <w:rsid w:val="0064016E"/>
    <w:rsid w:val="00655E98"/>
    <w:rsid w:val="0067595E"/>
    <w:rsid w:val="00676295"/>
    <w:rsid w:val="00684EF1"/>
    <w:rsid w:val="00687AD5"/>
    <w:rsid w:val="00690441"/>
    <w:rsid w:val="00694AAD"/>
    <w:rsid w:val="006A2157"/>
    <w:rsid w:val="006C655D"/>
    <w:rsid w:val="006C71E5"/>
    <w:rsid w:val="006D45FA"/>
    <w:rsid w:val="006D5860"/>
    <w:rsid w:val="006E1235"/>
    <w:rsid w:val="006F7EE3"/>
    <w:rsid w:val="00700757"/>
    <w:rsid w:val="00711DEE"/>
    <w:rsid w:val="0071328D"/>
    <w:rsid w:val="0072060E"/>
    <w:rsid w:val="0072708E"/>
    <w:rsid w:val="00736E19"/>
    <w:rsid w:val="00746FD8"/>
    <w:rsid w:val="00754AB3"/>
    <w:rsid w:val="00757240"/>
    <w:rsid w:val="00760AEF"/>
    <w:rsid w:val="007626C7"/>
    <w:rsid w:val="00763962"/>
    <w:rsid w:val="00775ED5"/>
    <w:rsid w:val="00782FEB"/>
    <w:rsid w:val="00785748"/>
    <w:rsid w:val="007B09E2"/>
    <w:rsid w:val="007D156D"/>
    <w:rsid w:val="007D2BB9"/>
    <w:rsid w:val="007D447A"/>
    <w:rsid w:val="007D48A7"/>
    <w:rsid w:val="007E76B6"/>
    <w:rsid w:val="00801A91"/>
    <w:rsid w:val="00801C57"/>
    <w:rsid w:val="0080416A"/>
    <w:rsid w:val="008133AB"/>
    <w:rsid w:val="00824279"/>
    <w:rsid w:val="00826E7C"/>
    <w:rsid w:val="00833A5C"/>
    <w:rsid w:val="00833D67"/>
    <w:rsid w:val="0084042E"/>
    <w:rsid w:val="0084525D"/>
    <w:rsid w:val="0085740F"/>
    <w:rsid w:val="008603D0"/>
    <w:rsid w:val="00870D39"/>
    <w:rsid w:val="00873FF8"/>
    <w:rsid w:val="00887EE5"/>
    <w:rsid w:val="0089159B"/>
    <w:rsid w:val="00892FA9"/>
    <w:rsid w:val="008A09F5"/>
    <w:rsid w:val="008A1DAA"/>
    <w:rsid w:val="008A71FC"/>
    <w:rsid w:val="008C1DA3"/>
    <w:rsid w:val="00915B7A"/>
    <w:rsid w:val="009203FD"/>
    <w:rsid w:val="009235F8"/>
    <w:rsid w:val="009304F8"/>
    <w:rsid w:val="0095018B"/>
    <w:rsid w:val="00955FC0"/>
    <w:rsid w:val="00962CA9"/>
    <w:rsid w:val="009659F3"/>
    <w:rsid w:val="009671A0"/>
    <w:rsid w:val="00967F0A"/>
    <w:rsid w:val="00983754"/>
    <w:rsid w:val="0098485B"/>
    <w:rsid w:val="00991EAD"/>
    <w:rsid w:val="009A7CF3"/>
    <w:rsid w:val="009B4AF3"/>
    <w:rsid w:val="009D0C6D"/>
    <w:rsid w:val="009D0E37"/>
    <w:rsid w:val="009D1AAA"/>
    <w:rsid w:val="009E072A"/>
    <w:rsid w:val="009E3F97"/>
    <w:rsid w:val="009E55D5"/>
    <w:rsid w:val="009F2626"/>
    <w:rsid w:val="009F29FA"/>
    <w:rsid w:val="009F7582"/>
    <w:rsid w:val="00A06964"/>
    <w:rsid w:val="00A22E56"/>
    <w:rsid w:val="00A2790B"/>
    <w:rsid w:val="00A44785"/>
    <w:rsid w:val="00A54CB2"/>
    <w:rsid w:val="00A55412"/>
    <w:rsid w:val="00A61B7B"/>
    <w:rsid w:val="00A6434C"/>
    <w:rsid w:val="00A667EF"/>
    <w:rsid w:val="00A66CED"/>
    <w:rsid w:val="00A7201C"/>
    <w:rsid w:val="00A729ED"/>
    <w:rsid w:val="00A72E2A"/>
    <w:rsid w:val="00A73F11"/>
    <w:rsid w:val="00A74C30"/>
    <w:rsid w:val="00A77271"/>
    <w:rsid w:val="00A8131C"/>
    <w:rsid w:val="00A82F4C"/>
    <w:rsid w:val="00A86FD2"/>
    <w:rsid w:val="00A87534"/>
    <w:rsid w:val="00A936C9"/>
    <w:rsid w:val="00AA4A50"/>
    <w:rsid w:val="00AC091E"/>
    <w:rsid w:val="00AC4D13"/>
    <w:rsid w:val="00AE1439"/>
    <w:rsid w:val="00AE1914"/>
    <w:rsid w:val="00AE3798"/>
    <w:rsid w:val="00AF0FA9"/>
    <w:rsid w:val="00AF79D1"/>
    <w:rsid w:val="00B00970"/>
    <w:rsid w:val="00B0099E"/>
    <w:rsid w:val="00B15545"/>
    <w:rsid w:val="00B23046"/>
    <w:rsid w:val="00B301DA"/>
    <w:rsid w:val="00B35A64"/>
    <w:rsid w:val="00B37FD5"/>
    <w:rsid w:val="00B457BE"/>
    <w:rsid w:val="00B54E0C"/>
    <w:rsid w:val="00B72464"/>
    <w:rsid w:val="00B8393E"/>
    <w:rsid w:val="00B909A8"/>
    <w:rsid w:val="00B95CDD"/>
    <w:rsid w:val="00B96533"/>
    <w:rsid w:val="00BA4C85"/>
    <w:rsid w:val="00BC5EEA"/>
    <w:rsid w:val="00BD2160"/>
    <w:rsid w:val="00BD32AB"/>
    <w:rsid w:val="00BD3F94"/>
    <w:rsid w:val="00BD4D16"/>
    <w:rsid w:val="00BD6783"/>
    <w:rsid w:val="00BE118F"/>
    <w:rsid w:val="00BE3305"/>
    <w:rsid w:val="00BE5655"/>
    <w:rsid w:val="00BF0815"/>
    <w:rsid w:val="00BF644A"/>
    <w:rsid w:val="00C058A7"/>
    <w:rsid w:val="00C17C5B"/>
    <w:rsid w:val="00C20E49"/>
    <w:rsid w:val="00C239A5"/>
    <w:rsid w:val="00C33DC2"/>
    <w:rsid w:val="00C47FE0"/>
    <w:rsid w:val="00C52DFE"/>
    <w:rsid w:val="00C5406C"/>
    <w:rsid w:val="00C5409B"/>
    <w:rsid w:val="00C62B7D"/>
    <w:rsid w:val="00C94E89"/>
    <w:rsid w:val="00CA38B6"/>
    <w:rsid w:val="00CB232C"/>
    <w:rsid w:val="00CB416E"/>
    <w:rsid w:val="00CB7FB0"/>
    <w:rsid w:val="00CC443C"/>
    <w:rsid w:val="00CC541D"/>
    <w:rsid w:val="00CC5A61"/>
    <w:rsid w:val="00CC736F"/>
    <w:rsid w:val="00CD390C"/>
    <w:rsid w:val="00CF0C95"/>
    <w:rsid w:val="00CF0E1D"/>
    <w:rsid w:val="00CF3A45"/>
    <w:rsid w:val="00CF5BB2"/>
    <w:rsid w:val="00D12205"/>
    <w:rsid w:val="00D150A3"/>
    <w:rsid w:val="00D21785"/>
    <w:rsid w:val="00D42647"/>
    <w:rsid w:val="00D44A62"/>
    <w:rsid w:val="00D50B31"/>
    <w:rsid w:val="00D50CB9"/>
    <w:rsid w:val="00D6163A"/>
    <w:rsid w:val="00D6660B"/>
    <w:rsid w:val="00D75C53"/>
    <w:rsid w:val="00D77652"/>
    <w:rsid w:val="00D824B0"/>
    <w:rsid w:val="00D82C25"/>
    <w:rsid w:val="00D863A5"/>
    <w:rsid w:val="00D96CAE"/>
    <w:rsid w:val="00DA1640"/>
    <w:rsid w:val="00DB1642"/>
    <w:rsid w:val="00DC43A9"/>
    <w:rsid w:val="00DE200C"/>
    <w:rsid w:val="00DE42C1"/>
    <w:rsid w:val="00E20AD6"/>
    <w:rsid w:val="00E21EE0"/>
    <w:rsid w:val="00E25ADB"/>
    <w:rsid w:val="00E25FFA"/>
    <w:rsid w:val="00E27623"/>
    <w:rsid w:val="00E35C2B"/>
    <w:rsid w:val="00E3792C"/>
    <w:rsid w:val="00E400DC"/>
    <w:rsid w:val="00E4623C"/>
    <w:rsid w:val="00E53CD3"/>
    <w:rsid w:val="00E6088F"/>
    <w:rsid w:val="00E70318"/>
    <w:rsid w:val="00E8480A"/>
    <w:rsid w:val="00E94ADD"/>
    <w:rsid w:val="00EA31FD"/>
    <w:rsid w:val="00EC0956"/>
    <w:rsid w:val="00EC1182"/>
    <w:rsid w:val="00ED16B3"/>
    <w:rsid w:val="00EE26AC"/>
    <w:rsid w:val="00EF119C"/>
    <w:rsid w:val="00EF47C2"/>
    <w:rsid w:val="00F0155A"/>
    <w:rsid w:val="00F059D9"/>
    <w:rsid w:val="00F104CC"/>
    <w:rsid w:val="00F11C12"/>
    <w:rsid w:val="00F149A9"/>
    <w:rsid w:val="00F2452B"/>
    <w:rsid w:val="00F26190"/>
    <w:rsid w:val="00F330AB"/>
    <w:rsid w:val="00F365B3"/>
    <w:rsid w:val="00F46986"/>
    <w:rsid w:val="00F61956"/>
    <w:rsid w:val="00F839B0"/>
    <w:rsid w:val="00F8415E"/>
    <w:rsid w:val="00F91BD2"/>
    <w:rsid w:val="00F91DBE"/>
    <w:rsid w:val="00F940C1"/>
    <w:rsid w:val="00F94602"/>
    <w:rsid w:val="00F97EA5"/>
    <w:rsid w:val="00FA3EED"/>
    <w:rsid w:val="00FA6D9C"/>
    <w:rsid w:val="00FA7EE9"/>
    <w:rsid w:val="00FB4FEA"/>
    <w:rsid w:val="00FB5E74"/>
    <w:rsid w:val="00FC2B35"/>
    <w:rsid w:val="00FC307F"/>
    <w:rsid w:val="00FD691E"/>
    <w:rsid w:val="00FD7EB0"/>
    <w:rsid w:val="00FE4D86"/>
    <w:rsid w:val="00FE5AAB"/>
    <w:rsid w:val="00FF07D8"/>
    <w:rsid w:val="03B24C65"/>
    <w:rsid w:val="084542FA"/>
    <w:rsid w:val="0A03621B"/>
    <w:rsid w:val="0D094556"/>
    <w:rsid w:val="0E9E615E"/>
    <w:rsid w:val="0F621C35"/>
    <w:rsid w:val="161F43DC"/>
    <w:rsid w:val="18E24FFF"/>
    <w:rsid w:val="19600F94"/>
    <w:rsid w:val="1BE44EAC"/>
    <w:rsid w:val="1D4767DA"/>
    <w:rsid w:val="22BF471C"/>
    <w:rsid w:val="25E76599"/>
    <w:rsid w:val="27443A19"/>
    <w:rsid w:val="2E2A1636"/>
    <w:rsid w:val="2EAD4823"/>
    <w:rsid w:val="30C011E1"/>
    <w:rsid w:val="3A182FC2"/>
    <w:rsid w:val="3CFB2BFE"/>
    <w:rsid w:val="4A9D52F4"/>
    <w:rsid w:val="4D703252"/>
    <w:rsid w:val="4FBB16AB"/>
    <w:rsid w:val="55AE5611"/>
    <w:rsid w:val="58255493"/>
    <w:rsid w:val="5E7D0E9A"/>
    <w:rsid w:val="5EB10045"/>
    <w:rsid w:val="610769D0"/>
    <w:rsid w:val="612959E1"/>
    <w:rsid w:val="69057ABF"/>
    <w:rsid w:val="795409C4"/>
    <w:rsid w:val="79EE2870"/>
    <w:rsid w:val="7B5D0004"/>
    <w:rsid w:val="7BEC1388"/>
    <w:rsid w:val="7CF4499C"/>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uiPriority="99" w:name="index heading"/>
    <w:lsdException w:qFormat="1" w:unhideWhenUsed="0" w:uiPriority="35" w:semiHidden="0"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qFormat="1" w:unhideWhenUsed="0" w:uiPriority="0" w:name="Body Text 3"/>
    <w:lsdException w:uiPriority="99" w:name="Body Text Indent 2"/>
    <w:lsdException w:uiPriority="99" w:name="Body Text Indent 3"/>
    <w:lsdException w:uiPriority="99" w:name="Block Text"/>
    <w:lsdException w:qFormat="1" w:unhideWhenUsed="0" w:uiPriority="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54" w:lineRule="auto"/>
      <w:ind w:firstLine="420"/>
      <w:jc w:val="both"/>
    </w:pPr>
    <w:rPr>
      <w:rFonts w:ascii="Times New Roman" w:hAnsi="Times New Roman" w:eastAsia="方正书宋_GBK" w:cs="Times New Roman"/>
      <w:snapToGrid w:val="0"/>
      <w:spacing w:val="4"/>
      <w:kern w:val="2"/>
      <w:lang w:val="en-US" w:eastAsia="zh-CN" w:bidi="ar-SA"/>
    </w:rPr>
  </w:style>
  <w:style w:type="paragraph" w:styleId="2">
    <w:name w:val="heading 1"/>
    <w:basedOn w:val="1"/>
    <w:next w:val="1"/>
    <w:qFormat/>
    <w:uiPriority w:val="0"/>
    <w:pPr>
      <w:keepNext/>
      <w:keepLines/>
      <w:spacing w:before="440" w:after="480" w:line="0" w:lineRule="atLeast"/>
      <w:ind w:firstLine="0"/>
      <w:jc w:val="left"/>
      <w:outlineLvl w:val="0"/>
    </w:pPr>
    <w:rPr>
      <w:rFonts w:eastAsia="黑体"/>
      <w:bCs/>
      <w:spacing w:val="0"/>
      <w:kern w:val="44"/>
      <w:sz w:val="32"/>
      <w:szCs w:val="44"/>
    </w:rPr>
  </w:style>
  <w:style w:type="paragraph" w:styleId="3">
    <w:name w:val="heading 2"/>
    <w:basedOn w:val="1"/>
    <w:next w:val="1"/>
    <w:qFormat/>
    <w:uiPriority w:val="0"/>
    <w:pPr>
      <w:keepNext/>
      <w:keepLines/>
      <w:spacing w:before="80" w:after="80" w:line="0" w:lineRule="atLeast"/>
      <w:ind w:firstLine="0"/>
      <w:jc w:val="left"/>
      <w:outlineLvl w:val="1"/>
    </w:pPr>
    <w:rPr>
      <w:rFonts w:eastAsia="方正仿宋_GBK"/>
      <w:bCs/>
      <w:w w:val="80"/>
      <w:sz w:val="24"/>
      <w:szCs w:val="32"/>
    </w:rPr>
  </w:style>
  <w:style w:type="paragraph" w:styleId="4">
    <w:name w:val="heading 3"/>
    <w:basedOn w:val="1"/>
    <w:next w:val="1"/>
    <w:qFormat/>
    <w:uiPriority w:val="0"/>
    <w:pPr>
      <w:keepNext/>
      <w:keepLines/>
      <w:spacing w:before="160"/>
      <w:ind w:left="340" w:right="340" w:firstLine="0"/>
      <w:jc w:val="left"/>
      <w:outlineLvl w:val="2"/>
    </w:pPr>
    <w:rPr>
      <w:rFonts w:eastAsia="仿宋_GB2312"/>
      <w:bCs/>
      <w:szCs w:val="32"/>
    </w:rPr>
  </w:style>
  <w:style w:type="paragraph" w:styleId="5">
    <w:name w:val="heading 4"/>
    <w:basedOn w:val="1"/>
    <w:next w:val="1"/>
    <w:qFormat/>
    <w:uiPriority w:val="0"/>
    <w:pPr>
      <w:keepNext/>
      <w:spacing w:before="400" w:after="320" w:line="288" w:lineRule="auto"/>
      <w:ind w:firstLine="0"/>
      <w:outlineLvl w:val="3"/>
    </w:pPr>
    <w:rPr>
      <w:rFonts w:eastAsia="宋体"/>
      <w:b/>
      <w:bCs/>
      <w:snapToGrid/>
      <w:spacing w:val="0"/>
      <w:sz w:val="27"/>
    </w:rPr>
  </w:style>
  <w:style w:type="paragraph" w:styleId="6">
    <w:name w:val="heading 5"/>
    <w:basedOn w:val="1"/>
    <w:next w:val="1"/>
    <w:qFormat/>
    <w:uiPriority w:val="0"/>
    <w:pPr>
      <w:keepNext/>
      <w:spacing w:before="140" w:after="60"/>
      <w:ind w:firstLine="0"/>
      <w:jc w:val="left"/>
      <w:outlineLvl w:val="4"/>
    </w:pPr>
    <w:rPr>
      <w:rFonts w:eastAsia="宋体"/>
      <w:bCs/>
      <w:color w:val="000000"/>
      <w:spacing w:val="0"/>
      <w:sz w:val="21"/>
      <w:szCs w:val="21"/>
    </w:rPr>
  </w:style>
  <w:style w:type="paragraph" w:styleId="7">
    <w:name w:val="heading 6"/>
    <w:basedOn w:val="1"/>
    <w:next w:val="1"/>
    <w:qFormat/>
    <w:uiPriority w:val="0"/>
    <w:pPr>
      <w:keepNext/>
      <w:spacing w:before="40" w:after="300"/>
      <w:ind w:left="522" w:right="522"/>
      <w:outlineLvl w:val="5"/>
    </w:pPr>
    <w:rPr>
      <w:bCs/>
      <w:spacing w:val="0"/>
      <w:sz w:val="18"/>
    </w:rPr>
  </w:style>
  <w:style w:type="paragraph" w:styleId="8">
    <w:name w:val="heading 7"/>
    <w:basedOn w:val="1"/>
    <w:next w:val="1"/>
    <w:qFormat/>
    <w:uiPriority w:val="0"/>
    <w:pPr>
      <w:keepNext/>
      <w:spacing w:before="320" w:after="320"/>
      <w:ind w:firstLine="0"/>
      <w:outlineLvl w:val="6"/>
    </w:pPr>
    <w:rPr>
      <w:rFonts w:eastAsia="黑体"/>
      <w:bCs/>
      <w:sz w:val="23"/>
    </w:rPr>
  </w:style>
  <w:style w:type="paragraph" w:styleId="9">
    <w:name w:val="heading 8"/>
    <w:basedOn w:val="1"/>
    <w:next w:val="1"/>
    <w:qFormat/>
    <w:uiPriority w:val="0"/>
    <w:pPr>
      <w:keepNext/>
      <w:ind w:firstLine="0"/>
      <w:outlineLvl w:val="7"/>
    </w:pPr>
    <w:rPr>
      <w:rFonts w:eastAsia="黑体"/>
      <w:bCs/>
      <w:sz w:val="21"/>
    </w:rPr>
  </w:style>
  <w:style w:type="paragraph" w:styleId="10">
    <w:name w:val="heading 9"/>
    <w:basedOn w:val="1"/>
    <w:next w:val="1"/>
    <w:qFormat/>
    <w:uiPriority w:val="0"/>
    <w:pPr>
      <w:keepNext/>
      <w:spacing w:before="160" w:after="120"/>
      <w:outlineLvl w:val="8"/>
    </w:pPr>
    <w:rPr>
      <w:rFonts w:eastAsia="方正小标宋简体"/>
      <w:b/>
      <w:bCs/>
      <w:sz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snapToGrid/>
      <w:spacing w:line="240" w:lineRule="auto"/>
    </w:pPr>
    <w:rPr>
      <w:snapToGrid/>
      <w:spacing w:val="0"/>
      <w:sz w:val="24"/>
    </w:rPr>
  </w:style>
  <w:style w:type="paragraph" w:styleId="12">
    <w:name w:val="caption"/>
    <w:basedOn w:val="1"/>
    <w:next w:val="1"/>
    <w:qFormat/>
    <w:uiPriority w:val="35"/>
    <w:rPr>
      <w:rFonts w:hint="eastAsia" w:ascii="等线 Light" w:hAnsi="等线 Light" w:eastAsia="黑体"/>
    </w:rPr>
  </w:style>
  <w:style w:type="paragraph" w:styleId="13">
    <w:name w:val="Document Map"/>
    <w:basedOn w:val="1"/>
    <w:semiHidden/>
    <w:qFormat/>
    <w:uiPriority w:val="0"/>
    <w:pPr>
      <w:shd w:val="clear" w:color="auto" w:fill="000080"/>
      <w:snapToGrid/>
      <w:spacing w:line="240" w:lineRule="auto"/>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semiHidden/>
    <w:qFormat/>
    <w:uiPriority w:val="0"/>
    <w:rPr>
      <w:sz w:val="16"/>
      <w:szCs w:val="18"/>
    </w:rPr>
  </w:style>
  <w:style w:type="paragraph" w:styleId="16">
    <w:name w:val="Body Text"/>
    <w:basedOn w:val="1"/>
    <w:semiHidden/>
    <w:qFormat/>
    <w:uiPriority w:val="0"/>
    <w:rPr>
      <w:b/>
      <w:bCs/>
      <w:sz w:val="17"/>
    </w:rPr>
  </w:style>
  <w:style w:type="paragraph" w:styleId="17">
    <w:name w:val="Balloon Text"/>
    <w:basedOn w:val="1"/>
    <w:semiHidden/>
    <w:qFormat/>
    <w:uiPriority w:val="0"/>
    <w:pPr>
      <w:snapToGrid/>
      <w:spacing w:line="240" w:lineRule="auto"/>
    </w:pPr>
    <w:rPr>
      <w:rFonts w:eastAsia="宋体"/>
      <w:snapToGrid/>
      <w:spacing w:val="0"/>
      <w:sz w:val="18"/>
      <w:szCs w:val="18"/>
    </w:rPr>
  </w:style>
  <w:style w:type="paragraph" w:styleId="18">
    <w:name w:val="footer"/>
    <w:basedOn w:val="1"/>
    <w:semiHidden/>
    <w:qFormat/>
    <w:uiPriority w:val="0"/>
    <w:pPr>
      <w:tabs>
        <w:tab w:val="center" w:pos="4153"/>
        <w:tab w:val="right" w:pos="8306"/>
      </w:tabs>
      <w:jc w:val="left"/>
    </w:pPr>
    <w:rPr>
      <w:sz w:val="18"/>
      <w:szCs w:val="18"/>
    </w:rPr>
  </w:style>
  <w:style w:type="paragraph" w:styleId="19">
    <w:name w:val="header"/>
    <w:basedOn w:val="1"/>
    <w:semiHidden/>
    <w:qFormat/>
    <w:uiPriority w:val="0"/>
    <w:pPr>
      <w:pBdr>
        <w:bottom w:val="single" w:color="auto" w:sz="6" w:space="1"/>
      </w:pBdr>
      <w:tabs>
        <w:tab w:val="center" w:pos="4153"/>
        <w:tab w:val="right" w:pos="8306"/>
      </w:tabs>
      <w:jc w:val="center"/>
    </w:pPr>
    <w:rPr>
      <w:sz w:val="18"/>
      <w:szCs w:val="18"/>
    </w:rPr>
  </w:style>
  <w:style w:type="paragraph" w:styleId="20">
    <w:name w:val="footnote text"/>
    <w:basedOn w:val="1"/>
    <w:link w:val="35"/>
    <w:semiHidden/>
    <w:qFormat/>
    <w:uiPriority w:val="0"/>
    <w:pPr>
      <w:jc w:val="left"/>
    </w:pPr>
    <w:rPr>
      <w:sz w:val="18"/>
      <w:szCs w:val="18"/>
    </w:rPr>
  </w:style>
  <w:style w:type="paragraph" w:styleId="21">
    <w:name w:val="table of figures"/>
    <w:basedOn w:val="1"/>
    <w:next w:val="1"/>
    <w:semiHidden/>
    <w:qFormat/>
    <w:uiPriority w:val="0"/>
  </w:style>
  <w:style w:type="paragraph" w:styleId="22">
    <w:name w:val="Body Text 2"/>
    <w:basedOn w:val="1"/>
    <w:semiHidden/>
    <w:qFormat/>
    <w:uiPriority w:val="0"/>
    <w:pPr>
      <w:spacing w:after="60"/>
    </w:pPr>
    <w:rPr>
      <w:rFonts w:eastAsia="黑体"/>
      <w:b/>
      <w:bCs/>
      <w:sz w:val="16"/>
    </w:rPr>
  </w:style>
  <w:style w:type="paragraph" w:styleId="23">
    <w:name w:val="Normal (Web)"/>
    <w:basedOn w:val="1"/>
    <w:semiHidden/>
    <w:qFormat/>
    <w:uiPriority w:val="99"/>
    <w:pPr>
      <w:widowControl/>
      <w:snapToGrid/>
      <w:spacing w:before="100" w:beforeAutospacing="1" w:after="100" w:afterAutospacing="1" w:line="240" w:lineRule="auto"/>
      <w:jc w:val="left"/>
    </w:pPr>
    <w:rPr>
      <w:rFonts w:ascii="宋体" w:hAnsi="宋体" w:eastAsia="宋体"/>
      <w:snapToGrid/>
      <w:spacing w:val="0"/>
      <w:kern w:val="0"/>
      <w:sz w:val="24"/>
    </w:rPr>
  </w:style>
  <w:style w:type="paragraph" w:styleId="24">
    <w:name w:val="annotation subject"/>
    <w:basedOn w:val="14"/>
    <w:next w:val="14"/>
    <w:semiHidden/>
    <w:qFormat/>
    <w:uiPriority w:val="0"/>
    <w:rPr>
      <w:b/>
      <w:bCs/>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rPr>
  </w:style>
  <w:style w:type="character" w:styleId="29">
    <w:name w:val="page number"/>
    <w:semiHidden/>
    <w:qFormat/>
    <w:uiPriority w:val="0"/>
  </w:style>
  <w:style w:type="character" w:styleId="30">
    <w:name w:val="FollowedHyperlink"/>
    <w:semiHidden/>
    <w:qFormat/>
    <w:uiPriority w:val="0"/>
    <w:rPr>
      <w:color w:val="800080"/>
      <w:u w:val="single"/>
    </w:rPr>
  </w:style>
  <w:style w:type="character" w:styleId="31">
    <w:name w:val="line number"/>
    <w:semiHidden/>
    <w:qFormat/>
    <w:uiPriority w:val="0"/>
  </w:style>
  <w:style w:type="character" w:styleId="32">
    <w:name w:val="Hyperlink"/>
    <w:semiHidden/>
    <w:qFormat/>
    <w:uiPriority w:val="0"/>
    <w:rPr>
      <w:color w:val="0000FF"/>
      <w:u w:val="single"/>
    </w:rPr>
  </w:style>
  <w:style w:type="character" w:styleId="33">
    <w:name w:val="annotation reference"/>
    <w:semiHidden/>
    <w:qFormat/>
    <w:uiPriority w:val="0"/>
    <w:rPr>
      <w:sz w:val="21"/>
      <w:szCs w:val="21"/>
    </w:rPr>
  </w:style>
  <w:style w:type="character" w:styleId="34">
    <w:name w:val="footnote reference"/>
    <w:semiHidden/>
    <w:qFormat/>
    <w:uiPriority w:val="0"/>
    <w:rPr>
      <w:vertAlign w:val="superscript"/>
    </w:rPr>
  </w:style>
  <w:style w:type="character" w:customStyle="1" w:styleId="35">
    <w:name w:val="脚注文本 字符"/>
    <w:link w:val="20"/>
    <w:semiHidden/>
    <w:qFormat/>
    <w:uiPriority w:val="0"/>
    <w:rPr>
      <w:rFonts w:eastAsia="方正书宋_GBK"/>
      <w:snapToGrid/>
      <w:spacing w:val="4"/>
      <w:kern w:val="2"/>
      <w:sz w:val="18"/>
      <w:szCs w:val="18"/>
    </w:rPr>
  </w:style>
  <w:style w:type="paragraph" w:customStyle="1" w:styleId="36">
    <w:name w:val="样式1"/>
    <w:basedOn w:val="1"/>
    <w:link w:val="37"/>
    <w:qFormat/>
    <w:uiPriority w:val="0"/>
    <w:pPr>
      <w:spacing w:after="200" w:line="0" w:lineRule="atLeast"/>
      <w:ind w:firstLine="0"/>
      <w:jc w:val="left"/>
    </w:pPr>
    <w:rPr>
      <w:sz w:val="16"/>
    </w:rPr>
  </w:style>
  <w:style w:type="character" w:customStyle="1" w:styleId="37">
    <w:name w:val="样式1 字符"/>
    <w:link w:val="36"/>
    <w:qFormat/>
    <w:uiPriority w:val="0"/>
    <w:rPr>
      <w:rFonts w:eastAsia="方正书宋_GBK"/>
      <w:snapToGrid/>
      <w:spacing w:val="4"/>
      <w:kern w:val="2"/>
      <w:sz w:val="16"/>
    </w:rPr>
  </w:style>
  <w:style w:type="paragraph" w:customStyle="1" w:styleId="38">
    <w:name w:val="样式2"/>
    <w:basedOn w:val="1"/>
    <w:link w:val="39"/>
    <w:qFormat/>
    <w:uiPriority w:val="0"/>
    <w:pPr>
      <w:spacing w:before="240" w:line="288" w:lineRule="auto"/>
      <w:ind w:left="340" w:right="340" w:firstLine="0"/>
    </w:pPr>
  </w:style>
  <w:style w:type="character" w:customStyle="1" w:styleId="39">
    <w:name w:val="样式2 字符"/>
    <w:link w:val="38"/>
    <w:qFormat/>
    <w:uiPriority w:val="0"/>
    <w:rPr>
      <w:rFonts w:eastAsia="方正书宋_GBK"/>
      <w:snapToGrid/>
      <w:spacing w:val="4"/>
      <w:kern w:val="2"/>
    </w:rPr>
  </w:style>
  <w:style w:type="paragraph" w:customStyle="1" w:styleId="40">
    <w:name w:val="样式3"/>
    <w:basedOn w:val="1"/>
    <w:link w:val="41"/>
    <w:qFormat/>
    <w:uiPriority w:val="0"/>
    <w:pPr>
      <w:spacing w:after="120" w:line="240" w:lineRule="exact"/>
      <w:ind w:firstLine="0"/>
      <w:jc w:val="left"/>
    </w:pPr>
    <w:rPr>
      <w:i/>
      <w:spacing w:val="0"/>
      <w:sz w:val="16"/>
      <w:szCs w:val="18"/>
    </w:rPr>
  </w:style>
  <w:style w:type="character" w:customStyle="1" w:styleId="41">
    <w:name w:val="样式3 字符"/>
    <w:link w:val="40"/>
    <w:qFormat/>
    <w:uiPriority w:val="0"/>
    <w:rPr>
      <w:rFonts w:eastAsia="方正书宋简体"/>
      <w:i/>
      <w:snapToGrid/>
      <w:kern w:val="2"/>
      <w:sz w:val="16"/>
      <w:szCs w:val="18"/>
    </w:rPr>
  </w:style>
  <w:style w:type="paragraph" w:customStyle="1" w:styleId="42">
    <w:name w:val="样式4"/>
    <w:basedOn w:val="1"/>
    <w:qFormat/>
    <w:uiPriority w:val="0"/>
    <w:pPr>
      <w:spacing w:before="200" w:after="80" w:line="302" w:lineRule="auto"/>
      <w:ind w:left="454" w:right="454"/>
    </w:pPr>
    <w:rPr>
      <w:spacing w:val="0"/>
      <w:sz w:val="18"/>
      <w:szCs w:val="18"/>
    </w:rPr>
  </w:style>
  <w:style w:type="character" w:customStyle="1" w:styleId="43">
    <w:name w:val="javascript"/>
    <w:qFormat/>
    <w:uiPriority w:val="0"/>
  </w:style>
  <w:style w:type="paragraph" w:customStyle="1" w:styleId="44">
    <w:name w:val="标题10"/>
    <w:basedOn w:val="1"/>
    <w:qFormat/>
    <w:uiPriority w:val="0"/>
    <w:pPr>
      <w:ind w:firstLine="0"/>
    </w:pPr>
    <w:rPr>
      <w:color w:val="000000"/>
      <w:szCs w:val="21"/>
    </w:rPr>
  </w:style>
  <w:style w:type="paragraph" w:customStyle="1" w:styleId="45">
    <w:name w:val="参考文献"/>
    <w:basedOn w:val="1"/>
    <w:qFormat/>
    <w:uiPriority w:val="0"/>
    <w:pPr>
      <w:numPr>
        <w:ilvl w:val="0"/>
        <w:numId w:val="1"/>
      </w:numPr>
      <w:spacing w:line="240" w:lineRule="exact"/>
      <w:ind w:firstLine="0"/>
    </w:pPr>
    <w:rPr>
      <w:color w:val="000000"/>
      <w:spacing w:val="0"/>
      <w:sz w:val="16"/>
      <w:szCs w:val="18"/>
    </w:rPr>
  </w:style>
  <w:style w:type="character" w:customStyle="1" w:styleId="46">
    <w:name w:val="datatitle1"/>
    <w:qFormat/>
    <w:uiPriority w:val="0"/>
    <w:rPr>
      <w:b/>
      <w:bCs/>
      <w:color w:val="10619F"/>
      <w:sz w:val="18"/>
      <w:szCs w:val="18"/>
    </w:rPr>
  </w:style>
  <w:style w:type="paragraph" w:customStyle="1" w:styleId="47">
    <w:name w:val="MTDisplayEquation"/>
    <w:basedOn w:val="1"/>
    <w:next w:val="1"/>
    <w:qFormat/>
    <w:uiPriority w:val="0"/>
    <w:pPr>
      <w:tabs>
        <w:tab w:val="center" w:pos="4160"/>
        <w:tab w:val="right" w:pos="8300"/>
      </w:tabs>
      <w:snapToGrid/>
      <w:spacing w:line="240" w:lineRule="auto"/>
    </w:pPr>
    <w:rPr>
      <w:rFonts w:eastAsia="宋体"/>
      <w:snapToGrid/>
      <w:spacing w:val="0"/>
      <w:sz w:val="21"/>
      <w:szCs w:val="21"/>
    </w:rPr>
  </w:style>
  <w:style w:type="paragraph" w:customStyle="1" w:styleId="48">
    <w:name w:val="Char Char Char Char"/>
    <w:basedOn w:val="1"/>
    <w:semiHidden/>
    <w:qFormat/>
    <w:uiPriority w:val="0"/>
    <w:pPr>
      <w:snapToGrid/>
      <w:spacing w:line="360" w:lineRule="auto"/>
    </w:pPr>
    <w:rPr>
      <w:rFonts w:eastAsia="黑体"/>
      <w:b/>
      <w:snapToGrid/>
      <w:spacing w:val="0"/>
      <w:sz w:val="28"/>
    </w:rPr>
  </w:style>
  <w:style w:type="paragraph" w:customStyle="1" w:styleId="49">
    <w:name w:val="样式5"/>
    <w:basedOn w:val="1"/>
    <w:qFormat/>
    <w:uiPriority w:val="0"/>
    <w:rPr>
      <w:rFonts w:eastAsia="宋体"/>
    </w:rPr>
  </w:style>
  <w:style w:type="character" w:customStyle="1" w:styleId="50">
    <w:name w:val="正文222 Char"/>
    <w:qFormat/>
    <w:uiPriority w:val="0"/>
    <w:rPr>
      <w:rFonts w:eastAsia="宋体"/>
      <w:kern w:val="2"/>
      <w:sz w:val="24"/>
      <w:lang w:val="en-US" w:eastAsia="zh-CN" w:bidi="ar-SA"/>
    </w:rPr>
  </w:style>
  <w:style w:type="paragraph" w:customStyle="1" w:styleId="51">
    <w:name w:val="正文222"/>
    <w:basedOn w:val="1"/>
    <w:qFormat/>
    <w:uiPriority w:val="0"/>
    <w:pPr>
      <w:snapToGrid/>
      <w:spacing w:line="360" w:lineRule="auto"/>
      <w:ind w:firstLine="480" w:firstLineChars="200"/>
    </w:pPr>
    <w:rPr>
      <w:rFonts w:eastAsia="宋体"/>
      <w:snapToGrid/>
      <w:spacing w:val="0"/>
      <w:sz w:val="24"/>
    </w:rPr>
  </w:style>
  <w:style w:type="paragraph" w:customStyle="1" w:styleId="52">
    <w:name w:val="p0"/>
    <w:basedOn w:val="1"/>
    <w:qFormat/>
    <w:uiPriority w:val="0"/>
    <w:pPr>
      <w:widowControl/>
      <w:snapToGrid/>
      <w:spacing w:line="240" w:lineRule="auto"/>
      <w:ind w:firstLine="0"/>
    </w:pPr>
    <w:rPr>
      <w:rFonts w:eastAsia="宋体"/>
      <w:snapToGrid/>
      <w:spacing w:val="0"/>
      <w:kern w:val="0"/>
      <w:sz w:val="21"/>
      <w:szCs w:val="21"/>
    </w:rPr>
  </w:style>
  <w:style w:type="paragraph" w:customStyle="1" w:styleId="53">
    <w:name w:val="tu"/>
    <w:basedOn w:val="1"/>
    <w:qFormat/>
    <w:uiPriority w:val="0"/>
    <w:pPr>
      <w:spacing w:before="160"/>
      <w:ind w:firstLine="0"/>
      <w:jc w:val="center"/>
    </w:pPr>
  </w:style>
  <w:style w:type="paragraph" w:customStyle="1" w:styleId="54">
    <w:name w:val="tus"/>
    <w:basedOn w:val="1"/>
    <w:qFormat/>
    <w:uiPriority w:val="0"/>
    <w:pPr>
      <w:spacing w:before="100" w:after="160"/>
      <w:ind w:firstLine="0"/>
      <w:jc w:val="center"/>
    </w:pPr>
    <w:rPr>
      <w:sz w:val="18"/>
      <w:szCs w:val="18"/>
    </w:rPr>
  </w:style>
  <w:style w:type="paragraph" w:customStyle="1" w:styleId="55">
    <w:name w:val="biao"/>
    <w:basedOn w:val="1"/>
    <w:qFormat/>
    <w:uiPriority w:val="0"/>
    <w:pPr>
      <w:spacing w:before="160" w:after="40"/>
      <w:ind w:firstLine="0"/>
      <w:jc w:val="center"/>
    </w:pPr>
    <w:rPr>
      <w:rFonts w:eastAsia="黑体"/>
      <w:bCs/>
      <w:sz w:val="18"/>
      <w:szCs w:val="18"/>
    </w:rPr>
  </w:style>
  <w:style w:type="paragraph" w:customStyle="1" w:styleId="56">
    <w:name w:val="biaos"/>
    <w:basedOn w:val="1"/>
    <w:qFormat/>
    <w:uiPriority w:val="0"/>
    <w:pPr>
      <w:spacing w:line="0" w:lineRule="atLeast"/>
      <w:ind w:firstLine="0"/>
      <w:jc w:val="center"/>
    </w:pPr>
    <w:rPr>
      <w:sz w:val="16"/>
      <w:szCs w:val="15"/>
    </w:rPr>
  </w:style>
  <w:style w:type="paragraph" w:customStyle="1" w:styleId="57">
    <w:name w:val="Char"/>
    <w:basedOn w:val="1"/>
    <w:qFormat/>
    <w:uiPriority w:val="0"/>
    <w:pPr>
      <w:snapToGrid/>
      <w:spacing w:line="240" w:lineRule="auto"/>
      <w:ind w:firstLine="0"/>
    </w:pPr>
    <w:rPr>
      <w:rFonts w:ascii="Tahoma" w:hAnsi="Tahoma" w:eastAsia="宋体"/>
      <w:snapToGrid/>
      <w:spacing w:val="0"/>
      <w:sz w:val="24"/>
    </w:rPr>
  </w:style>
  <w:style w:type="paragraph" w:customStyle="1" w:styleId="58">
    <w:name w:val="列出段落1"/>
    <w:basedOn w:val="1"/>
    <w:qFormat/>
    <w:uiPriority w:val="0"/>
    <w:pPr>
      <w:snapToGrid/>
      <w:spacing w:line="360" w:lineRule="auto"/>
      <w:ind w:firstLine="200" w:firstLineChars="200"/>
    </w:pPr>
    <w:rPr>
      <w:rFonts w:ascii="Calibri" w:hAnsi="Calibri" w:eastAsia="宋体"/>
      <w:snapToGrid/>
      <w:spacing w:val="0"/>
      <w:sz w:val="21"/>
      <w:szCs w:val="22"/>
    </w:rPr>
  </w:style>
  <w:style w:type="paragraph" w:customStyle="1" w:styleId="59">
    <w:name w:val="中文单位"/>
    <w:basedOn w:val="36"/>
    <w:link w:val="60"/>
    <w:qFormat/>
    <w:uiPriority w:val="0"/>
  </w:style>
  <w:style w:type="character" w:customStyle="1" w:styleId="60">
    <w:name w:val="中文单位 字符"/>
    <w:link w:val="59"/>
    <w:qFormat/>
    <w:uiPriority w:val="0"/>
  </w:style>
  <w:style w:type="paragraph" w:customStyle="1" w:styleId="61">
    <w:name w:val="中文摘要"/>
    <w:basedOn w:val="38"/>
    <w:link w:val="62"/>
    <w:qFormat/>
    <w:uiPriority w:val="0"/>
    <w:pPr>
      <w:spacing w:before="320" w:line="283" w:lineRule="auto"/>
    </w:pPr>
    <w:rPr>
      <w:sz w:val="17"/>
    </w:rPr>
  </w:style>
  <w:style w:type="character" w:customStyle="1" w:styleId="62">
    <w:name w:val="中文摘要 字符"/>
    <w:link w:val="61"/>
    <w:qFormat/>
    <w:uiPriority w:val="0"/>
    <w:rPr>
      <w:rFonts w:eastAsia="方正书宋_GBK"/>
      <w:snapToGrid/>
      <w:spacing w:val="4"/>
      <w:kern w:val="2"/>
      <w:sz w:val="17"/>
    </w:rPr>
  </w:style>
  <w:style w:type="paragraph" w:customStyle="1" w:styleId="63">
    <w:name w:val="英文单位"/>
    <w:basedOn w:val="40"/>
    <w:link w:val="64"/>
    <w:qFormat/>
    <w:uiPriority w:val="0"/>
    <w:rPr>
      <w:i w:val="0"/>
      <w:iCs/>
    </w:rPr>
  </w:style>
  <w:style w:type="character" w:customStyle="1" w:styleId="64">
    <w:name w:val="英文单位 字符"/>
    <w:link w:val="63"/>
    <w:qFormat/>
    <w:uiPriority w:val="0"/>
    <w:rPr>
      <w:rFonts w:eastAsia="方正书宋_GBK"/>
      <w:iCs/>
      <w:snapToGrid/>
      <w:kern w:val="2"/>
      <w:sz w:val="16"/>
      <w:szCs w:val="18"/>
    </w:rPr>
  </w:style>
  <w:style w:type="paragraph" w:customStyle="1" w:styleId="65">
    <w:name w:val="英文摘要"/>
    <w:basedOn w:val="1"/>
    <w:link w:val="66"/>
    <w:qFormat/>
    <w:uiPriority w:val="0"/>
    <w:pPr>
      <w:spacing w:before="320" w:after="300" w:line="312" w:lineRule="exact"/>
      <w:ind w:left="227" w:right="227" w:firstLine="0"/>
    </w:pPr>
    <w:rPr>
      <w:bCs/>
      <w:spacing w:val="0"/>
    </w:rPr>
  </w:style>
  <w:style w:type="character" w:customStyle="1" w:styleId="66">
    <w:name w:val="英文摘要 字符"/>
    <w:link w:val="65"/>
    <w:qFormat/>
    <w:uiPriority w:val="0"/>
    <w:rPr>
      <w:rFonts w:eastAsia="方正书宋_GBK"/>
      <w:bCs/>
      <w:snapToGrid/>
      <w:kern w:val="2"/>
    </w:rPr>
  </w:style>
  <w:style w:type="paragraph" w:customStyle="1" w:styleId="67">
    <w:name w:val="首页页脚"/>
    <w:basedOn w:val="20"/>
    <w:link w:val="68"/>
    <w:qFormat/>
    <w:uiPriority w:val="0"/>
    <w:pPr>
      <w:jc w:val="both"/>
    </w:pPr>
    <w:rPr>
      <w:sz w:val="16"/>
    </w:rPr>
  </w:style>
  <w:style w:type="character" w:customStyle="1" w:styleId="68">
    <w:name w:val="首页页脚 字符"/>
    <w:link w:val="67"/>
    <w:qFormat/>
    <w:uiPriority w:val="0"/>
    <w:rPr>
      <w:rFonts w:eastAsia="方正书宋_GBK"/>
      <w:snapToGrid/>
      <w:spacing w:val="4"/>
      <w:kern w:val="2"/>
      <w:sz w:val="16"/>
      <w:szCs w:val="18"/>
    </w:rPr>
  </w:style>
  <w:style w:type="character" w:customStyle="1" w:styleId="69">
    <w:name w:val="_Style 68"/>
    <w:unhideWhenUsed/>
    <w:qFormat/>
    <w:uiPriority w:val="99"/>
    <w:rPr>
      <w:color w:val="605E5C"/>
      <w:shd w:val="clear" w:color="auto" w:fill="E1DFDD"/>
    </w:rPr>
  </w:style>
  <w:style w:type="paragraph" w:styleId="70">
    <w:name w:val="List Paragraph"/>
    <w:basedOn w:val="1"/>
    <w:qFormat/>
    <w:uiPriority w:val="34"/>
    <w:pPr>
      <w:snapToGrid/>
      <w:spacing w:line="240" w:lineRule="auto"/>
      <w:ind w:firstLine="200" w:firstLineChars="200"/>
    </w:pPr>
    <w:rPr>
      <w:rFonts w:ascii="等线" w:hAnsi="等线" w:eastAsia="等线"/>
      <w:snapToGrid/>
      <w:spacing w:val="0"/>
      <w:sz w:val="21"/>
      <w:szCs w:val="22"/>
    </w:rPr>
  </w:style>
  <w:style w:type="character" w:customStyle="1" w:styleId="71">
    <w:name w:val="15"/>
    <w:qFormat/>
    <w:uiPriority w:val="0"/>
    <w:rPr>
      <w:rFonts w:hint="default" w:ascii="Times New Roman" w:hAnsi="Times New Roman" w:cs="Times New Roman"/>
      <w:b/>
      <w:bCs/>
    </w:rPr>
  </w:style>
  <w:style w:type="character" w:customStyle="1" w:styleId="72">
    <w:name w:val="MTConvertedEquation"/>
    <w:qFormat/>
    <w:uiPriority w:val="0"/>
    <w:rPr>
      <w:rFonts w:ascii="方正书宋_GBK" w:hAnsi="方正书宋_GBK" w:cs="方正书宋_GBK"/>
      <w:lang w:bidi="ar"/>
    </w:rPr>
  </w:style>
  <w:style w:type="character" w:styleId="73">
    <w:name w:val="Placeholder Text"/>
    <w:basedOn w:val="27"/>
    <w:semiHidden/>
    <w:qFormat/>
    <w:uiPriority w:val="99"/>
    <w:rPr>
      <w:color w:val="808080"/>
    </w:rPr>
  </w:style>
  <w:style w:type="paragraph" w:customStyle="1" w:styleId="74">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75">
    <w:name w:val="Revision"/>
    <w:hidden/>
    <w:semiHidden/>
    <w:qFormat/>
    <w:uiPriority w:val="99"/>
    <w:rPr>
      <w:rFonts w:ascii="Times New Roman" w:hAnsi="Times New Roman" w:eastAsia="方正书宋_GBK" w:cs="Times New Roman"/>
      <w:snapToGrid w:val="0"/>
      <w:spacing w:val="4"/>
      <w:kern w:val="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2.bin"/><Relationship Id="rId97" Type="http://schemas.openxmlformats.org/officeDocument/2006/relationships/image" Target="media/image45.wmf"/><Relationship Id="rId96" Type="http://schemas.openxmlformats.org/officeDocument/2006/relationships/oleObject" Target="embeddings/oleObject41.bin"/><Relationship Id="rId95" Type="http://schemas.openxmlformats.org/officeDocument/2006/relationships/image" Target="media/image44.wmf"/><Relationship Id="rId94" Type="http://schemas.openxmlformats.org/officeDocument/2006/relationships/oleObject" Target="embeddings/oleObject40.bin"/><Relationship Id="rId93" Type="http://schemas.openxmlformats.org/officeDocument/2006/relationships/image" Target="media/image43.wmf"/><Relationship Id="rId92" Type="http://schemas.openxmlformats.org/officeDocument/2006/relationships/oleObject" Target="embeddings/oleObject39.bin"/><Relationship Id="rId91" Type="http://schemas.openxmlformats.org/officeDocument/2006/relationships/image" Target="media/image42.wmf"/><Relationship Id="rId90" Type="http://schemas.openxmlformats.org/officeDocument/2006/relationships/oleObject" Target="embeddings/oleObject38.bin"/><Relationship Id="rId9" Type="http://schemas.openxmlformats.org/officeDocument/2006/relationships/footer" Target="footer2.xml"/><Relationship Id="rId89" Type="http://schemas.openxmlformats.org/officeDocument/2006/relationships/image" Target="media/image41.wmf"/><Relationship Id="rId88" Type="http://schemas.openxmlformats.org/officeDocument/2006/relationships/oleObject" Target="embeddings/oleObject37.bin"/><Relationship Id="rId87" Type="http://schemas.openxmlformats.org/officeDocument/2006/relationships/image" Target="media/image40.wmf"/><Relationship Id="rId86" Type="http://schemas.openxmlformats.org/officeDocument/2006/relationships/oleObject" Target="embeddings/oleObject36.bin"/><Relationship Id="rId85" Type="http://schemas.openxmlformats.org/officeDocument/2006/relationships/image" Target="media/image39.wmf"/><Relationship Id="rId84" Type="http://schemas.openxmlformats.org/officeDocument/2006/relationships/oleObject" Target="embeddings/oleObject35.bin"/><Relationship Id="rId83" Type="http://schemas.openxmlformats.org/officeDocument/2006/relationships/image" Target="media/image38.wmf"/><Relationship Id="rId82" Type="http://schemas.openxmlformats.org/officeDocument/2006/relationships/oleObject" Target="embeddings/oleObject34.bin"/><Relationship Id="rId81" Type="http://schemas.openxmlformats.org/officeDocument/2006/relationships/image" Target="media/image37.wmf"/><Relationship Id="rId80" Type="http://schemas.openxmlformats.org/officeDocument/2006/relationships/oleObject" Target="embeddings/oleObject33.bin"/><Relationship Id="rId8" Type="http://schemas.openxmlformats.org/officeDocument/2006/relationships/footer" Target="footer1.xml"/><Relationship Id="rId79" Type="http://schemas.openxmlformats.org/officeDocument/2006/relationships/image" Target="media/image36.wmf"/><Relationship Id="rId78" Type="http://schemas.openxmlformats.org/officeDocument/2006/relationships/oleObject" Target="embeddings/oleObject32.bin"/><Relationship Id="rId77" Type="http://schemas.openxmlformats.org/officeDocument/2006/relationships/image" Target="media/image35.wmf"/><Relationship Id="rId76" Type="http://schemas.openxmlformats.org/officeDocument/2006/relationships/oleObject" Target="embeddings/oleObject31.bin"/><Relationship Id="rId75" Type="http://schemas.openxmlformats.org/officeDocument/2006/relationships/image" Target="media/image34.wmf"/><Relationship Id="rId74" Type="http://schemas.openxmlformats.org/officeDocument/2006/relationships/oleObject" Target="embeddings/oleObject30.bin"/><Relationship Id="rId73" Type="http://schemas.openxmlformats.org/officeDocument/2006/relationships/image" Target="media/image33.wmf"/><Relationship Id="rId72" Type="http://schemas.openxmlformats.org/officeDocument/2006/relationships/oleObject" Target="embeddings/oleObject29.bin"/><Relationship Id="rId71" Type="http://schemas.openxmlformats.org/officeDocument/2006/relationships/image" Target="media/image32.wmf"/><Relationship Id="rId70" Type="http://schemas.openxmlformats.org/officeDocument/2006/relationships/oleObject" Target="embeddings/oleObject28.bin"/><Relationship Id="rId7" Type="http://schemas.openxmlformats.org/officeDocument/2006/relationships/header" Target="header3.xml"/><Relationship Id="rId69" Type="http://schemas.openxmlformats.org/officeDocument/2006/relationships/image" Target="media/image31.wmf"/><Relationship Id="rId68" Type="http://schemas.openxmlformats.org/officeDocument/2006/relationships/oleObject" Target="embeddings/oleObject27.bin"/><Relationship Id="rId67" Type="http://schemas.openxmlformats.org/officeDocument/2006/relationships/image" Target="media/image30.wmf"/><Relationship Id="rId66" Type="http://schemas.openxmlformats.org/officeDocument/2006/relationships/oleObject" Target="embeddings/oleObject26.bin"/><Relationship Id="rId65" Type="http://schemas.openxmlformats.org/officeDocument/2006/relationships/image" Target="media/image29.wmf"/><Relationship Id="rId64" Type="http://schemas.openxmlformats.org/officeDocument/2006/relationships/oleObject" Target="embeddings/oleObject25.bin"/><Relationship Id="rId63" Type="http://schemas.openxmlformats.org/officeDocument/2006/relationships/image" Target="media/image28.wmf"/><Relationship Id="rId62" Type="http://schemas.openxmlformats.org/officeDocument/2006/relationships/oleObject" Target="embeddings/oleObject24.bin"/><Relationship Id="rId61" Type="http://schemas.openxmlformats.org/officeDocument/2006/relationships/image" Target="media/image27.wmf"/><Relationship Id="rId60" Type="http://schemas.openxmlformats.org/officeDocument/2006/relationships/oleObject" Target="embeddings/oleObject23.bin"/><Relationship Id="rId6" Type="http://schemas.openxmlformats.org/officeDocument/2006/relationships/header" Target="header2.xml"/><Relationship Id="rId59" Type="http://schemas.openxmlformats.org/officeDocument/2006/relationships/image" Target="media/image26.wmf"/><Relationship Id="rId58" Type="http://schemas.openxmlformats.org/officeDocument/2006/relationships/oleObject" Target="embeddings/oleObject22.bin"/><Relationship Id="rId57" Type="http://schemas.openxmlformats.org/officeDocument/2006/relationships/image" Target="media/image25.wmf"/><Relationship Id="rId56" Type="http://schemas.openxmlformats.org/officeDocument/2006/relationships/oleObject" Target="embeddings/oleObject21.bin"/><Relationship Id="rId55" Type="http://schemas.openxmlformats.org/officeDocument/2006/relationships/image" Target="media/image24.wmf"/><Relationship Id="rId54" Type="http://schemas.openxmlformats.org/officeDocument/2006/relationships/oleObject" Target="embeddings/oleObject20.bin"/><Relationship Id="rId53" Type="http://schemas.openxmlformats.org/officeDocument/2006/relationships/image" Target="media/image23.wmf"/><Relationship Id="rId52" Type="http://schemas.openxmlformats.org/officeDocument/2006/relationships/oleObject" Target="embeddings/oleObject19.bin"/><Relationship Id="rId51" Type="http://schemas.openxmlformats.org/officeDocument/2006/relationships/image" Target="media/image22.wmf"/><Relationship Id="rId50" Type="http://schemas.openxmlformats.org/officeDocument/2006/relationships/oleObject" Target="embeddings/oleObject18.bin"/><Relationship Id="rId5" Type="http://schemas.openxmlformats.org/officeDocument/2006/relationships/header" Target="header1.xml"/><Relationship Id="rId49" Type="http://schemas.openxmlformats.org/officeDocument/2006/relationships/image" Target="media/image21.wmf"/><Relationship Id="rId48" Type="http://schemas.openxmlformats.org/officeDocument/2006/relationships/oleObject" Target="embeddings/oleObject17.bin"/><Relationship Id="rId47" Type="http://schemas.openxmlformats.org/officeDocument/2006/relationships/image" Target="media/image20.wmf"/><Relationship Id="rId46" Type="http://schemas.openxmlformats.org/officeDocument/2006/relationships/oleObject" Target="embeddings/oleObject16.bin"/><Relationship Id="rId45" Type="http://schemas.openxmlformats.org/officeDocument/2006/relationships/image" Target="media/image19.wmf"/><Relationship Id="rId44" Type="http://schemas.openxmlformats.org/officeDocument/2006/relationships/oleObject" Target="embeddings/oleObject15.bin"/><Relationship Id="rId43" Type="http://schemas.openxmlformats.org/officeDocument/2006/relationships/image" Target="media/image18.wmf"/><Relationship Id="rId42" Type="http://schemas.openxmlformats.org/officeDocument/2006/relationships/oleObject" Target="embeddings/oleObject14.bin"/><Relationship Id="rId41" Type="http://schemas.openxmlformats.org/officeDocument/2006/relationships/image" Target="media/image17.wmf"/><Relationship Id="rId40" Type="http://schemas.openxmlformats.org/officeDocument/2006/relationships/oleObject" Target="embeddings/oleObject13.bin"/><Relationship Id="rId4" Type="http://schemas.openxmlformats.org/officeDocument/2006/relationships/endnotes" Target="endnotes.xml"/><Relationship Id="rId39" Type="http://schemas.openxmlformats.org/officeDocument/2006/relationships/image" Target="media/image16.wmf"/><Relationship Id="rId38" Type="http://schemas.openxmlformats.org/officeDocument/2006/relationships/oleObject" Target="embeddings/oleObject12.bin"/><Relationship Id="rId37" Type="http://schemas.openxmlformats.org/officeDocument/2006/relationships/image" Target="media/image15.wmf"/><Relationship Id="rId36" Type="http://schemas.openxmlformats.org/officeDocument/2006/relationships/oleObject" Target="embeddings/oleObject11.bin"/><Relationship Id="rId35" Type="http://schemas.openxmlformats.org/officeDocument/2006/relationships/image" Target="media/image14.wmf"/><Relationship Id="rId34" Type="http://schemas.openxmlformats.org/officeDocument/2006/relationships/oleObject" Target="embeddings/oleObject10.bin"/><Relationship Id="rId33" Type="http://schemas.openxmlformats.org/officeDocument/2006/relationships/image" Target="media/image13.wmf"/><Relationship Id="rId32" Type="http://schemas.openxmlformats.org/officeDocument/2006/relationships/oleObject" Target="embeddings/oleObject9.bin"/><Relationship Id="rId31" Type="http://schemas.openxmlformats.org/officeDocument/2006/relationships/image" Target="media/image12.w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11.wmf"/><Relationship Id="rId28" Type="http://schemas.openxmlformats.org/officeDocument/2006/relationships/oleObject" Target="embeddings/oleObject7.bin"/><Relationship Id="rId27" Type="http://schemas.openxmlformats.org/officeDocument/2006/relationships/image" Target="media/image10.wmf"/><Relationship Id="rId26" Type="http://schemas.openxmlformats.org/officeDocument/2006/relationships/oleObject" Target="embeddings/oleObject6.bin"/><Relationship Id="rId25" Type="http://schemas.openxmlformats.org/officeDocument/2006/relationships/image" Target="media/image9.wmf"/><Relationship Id="rId24" Type="http://schemas.openxmlformats.org/officeDocument/2006/relationships/oleObject" Target="embeddings/oleObject5.bin"/><Relationship Id="rId23" Type="http://schemas.openxmlformats.org/officeDocument/2006/relationships/image" Target="media/image8.wmf"/><Relationship Id="rId22" Type="http://schemas.openxmlformats.org/officeDocument/2006/relationships/oleObject" Target="embeddings/oleObject4.bin"/><Relationship Id="rId21" Type="http://schemas.openxmlformats.org/officeDocument/2006/relationships/image" Target="media/image7.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2.bin"/><Relationship Id="rId17" Type="http://schemas.openxmlformats.org/officeDocument/2006/relationships/image" Target="media/image5.wmf"/><Relationship Id="rId16" Type="http://schemas.openxmlformats.org/officeDocument/2006/relationships/oleObject" Target="embeddings/oleObject1.bin"/><Relationship Id="rId150" Type="http://schemas.microsoft.com/office/2011/relationships/people" Target="people.xml"/><Relationship Id="rId15" Type="http://schemas.openxmlformats.org/officeDocument/2006/relationships/image" Target="media/image4.png"/><Relationship Id="rId149" Type="http://schemas.openxmlformats.org/officeDocument/2006/relationships/fontTable" Target="fontTable.xml"/><Relationship Id="rId148" Type="http://schemas.openxmlformats.org/officeDocument/2006/relationships/customXml" Target="../customXml/item2.xml"/><Relationship Id="rId147" Type="http://schemas.openxmlformats.org/officeDocument/2006/relationships/numbering" Target="numbering.xml"/><Relationship Id="rId146" Type="http://schemas.openxmlformats.org/officeDocument/2006/relationships/customXml" Target="../customXml/item1.xml"/><Relationship Id="rId145" Type="http://schemas.openxmlformats.org/officeDocument/2006/relationships/image" Target="media/image72.png"/><Relationship Id="rId144" Type="http://schemas.openxmlformats.org/officeDocument/2006/relationships/image" Target="media/image71.png"/><Relationship Id="rId143" Type="http://schemas.openxmlformats.org/officeDocument/2006/relationships/image" Target="media/image70.png"/><Relationship Id="rId142" Type="http://schemas.openxmlformats.org/officeDocument/2006/relationships/image" Target="media/image69.png"/><Relationship Id="rId141" Type="http://schemas.openxmlformats.org/officeDocument/2006/relationships/image" Target="media/image68.png"/><Relationship Id="rId140" Type="http://schemas.openxmlformats.org/officeDocument/2006/relationships/image" Target="media/image67.png"/><Relationship Id="rId14" Type="http://schemas.openxmlformats.org/officeDocument/2006/relationships/image" Target="media/image3.png"/><Relationship Id="rId139" Type="http://schemas.openxmlformats.org/officeDocument/2006/relationships/image" Target="media/image66.wmf"/><Relationship Id="rId138" Type="http://schemas.openxmlformats.org/officeDocument/2006/relationships/oleObject" Target="embeddings/oleObject62.bin"/><Relationship Id="rId137" Type="http://schemas.openxmlformats.org/officeDocument/2006/relationships/image" Target="media/image65.wmf"/><Relationship Id="rId136" Type="http://schemas.openxmlformats.org/officeDocument/2006/relationships/oleObject" Target="embeddings/oleObject61.bin"/><Relationship Id="rId135" Type="http://schemas.openxmlformats.org/officeDocument/2006/relationships/image" Target="media/image64.wmf"/><Relationship Id="rId134" Type="http://schemas.openxmlformats.org/officeDocument/2006/relationships/oleObject" Target="embeddings/oleObject60.bin"/><Relationship Id="rId133" Type="http://schemas.openxmlformats.org/officeDocument/2006/relationships/image" Target="media/image63.wmf"/><Relationship Id="rId132" Type="http://schemas.openxmlformats.org/officeDocument/2006/relationships/oleObject" Target="embeddings/oleObject59.bin"/><Relationship Id="rId131" Type="http://schemas.openxmlformats.org/officeDocument/2006/relationships/image" Target="media/image62.wmf"/><Relationship Id="rId130" Type="http://schemas.openxmlformats.org/officeDocument/2006/relationships/oleObject" Target="embeddings/oleObject58.bin"/><Relationship Id="rId13" Type="http://schemas.openxmlformats.org/officeDocument/2006/relationships/image" Target="media/image2.png"/><Relationship Id="rId129" Type="http://schemas.openxmlformats.org/officeDocument/2006/relationships/image" Target="media/image61.wmf"/><Relationship Id="rId128" Type="http://schemas.openxmlformats.org/officeDocument/2006/relationships/oleObject" Target="embeddings/oleObject57.bin"/><Relationship Id="rId127" Type="http://schemas.openxmlformats.org/officeDocument/2006/relationships/image" Target="media/image60.wmf"/><Relationship Id="rId126" Type="http://schemas.openxmlformats.org/officeDocument/2006/relationships/oleObject" Target="embeddings/oleObject56.bin"/><Relationship Id="rId125" Type="http://schemas.openxmlformats.org/officeDocument/2006/relationships/image" Target="media/image59.wmf"/><Relationship Id="rId124" Type="http://schemas.openxmlformats.org/officeDocument/2006/relationships/oleObject" Target="embeddings/oleObject55.bin"/><Relationship Id="rId123" Type="http://schemas.openxmlformats.org/officeDocument/2006/relationships/image" Target="media/image58.wmf"/><Relationship Id="rId122" Type="http://schemas.openxmlformats.org/officeDocument/2006/relationships/oleObject" Target="embeddings/oleObject54.bin"/><Relationship Id="rId121" Type="http://schemas.openxmlformats.org/officeDocument/2006/relationships/image" Target="media/image57.wmf"/><Relationship Id="rId120" Type="http://schemas.openxmlformats.org/officeDocument/2006/relationships/oleObject" Target="embeddings/oleObject53.bin"/><Relationship Id="rId12" Type="http://schemas.openxmlformats.org/officeDocument/2006/relationships/theme" Target="theme/theme1.xml"/><Relationship Id="rId119" Type="http://schemas.openxmlformats.org/officeDocument/2006/relationships/image" Target="media/image56.wmf"/><Relationship Id="rId118" Type="http://schemas.openxmlformats.org/officeDocument/2006/relationships/oleObject" Target="embeddings/oleObject52.bin"/><Relationship Id="rId117" Type="http://schemas.openxmlformats.org/officeDocument/2006/relationships/image" Target="media/image55.wmf"/><Relationship Id="rId116" Type="http://schemas.openxmlformats.org/officeDocument/2006/relationships/oleObject" Target="embeddings/oleObject51.bin"/><Relationship Id="rId115" Type="http://schemas.openxmlformats.org/officeDocument/2006/relationships/image" Target="media/image54.wmf"/><Relationship Id="rId114" Type="http://schemas.openxmlformats.org/officeDocument/2006/relationships/oleObject" Target="embeddings/oleObject50.bin"/><Relationship Id="rId113" Type="http://schemas.openxmlformats.org/officeDocument/2006/relationships/image" Target="media/image53.wmf"/><Relationship Id="rId112" Type="http://schemas.openxmlformats.org/officeDocument/2006/relationships/oleObject" Target="embeddings/oleObject49.bin"/><Relationship Id="rId111" Type="http://schemas.openxmlformats.org/officeDocument/2006/relationships/image" Target="media/image52.wmf"/><Relationship Id="rId110" Type="http://schemas.openxmlformats.org/officeDocument/2006/relationships/oleObject" Target="embeddings/oleObject48.bin"/><Relationship Id="rId11" Type="http://schemas.openxmlformats.org/officeDocument/2006/relationships/header" Target="header4.xml"/><Relationship Id="rId109" Type="http://schemas.openxmlformats.org/officeDocument/2006/relationships/image" Target="media/image51.wmf"/><Relationship Id="rId108" Type="http://schemas.openxmlformats.org/officeDocument/2006/relationships/oleObject" Target="embeddings/oleObject47.bin"/><Relationship Id="rId107" Type="http://schemas.openxmlformats.org/officeDocument/2006/relationships/image" Target="media/image50.wmf"/><Relationship Id="rId106" Type="http://schemas.openxmlformats.org/officeDocument/2006/relationships/oleObject" Target="embeddings/oleObject46.bin"/><Relationship Id="rId105" Type="http://schemas.openxmlformats.org/officeDocument/2006/relationships/image" Target="media/image49.wmf"/><Relationship Id="rId104" Type="http://schemas.openxmlformats.org/officeDocument/2006/relationships/oleObject" Target="embeddings/oleObject45.bin"/><Relationship Id="rId103" Type="http://schemas.openxmlformats.org/officeDocument/2006/relationships/image" Target="media/image48.wmf"/><Relationship Id="rId102" Type="http://schemas.openxmlformats.org/officeDocument/2006/relationships/oleObject" Target="embeddings/oleObject44.bin"/><Relationship Id="rId101" Type="http://schemas.openxmlformats.org/officeDocument/2006/relationships/image" Target="media/image47.wmf"/><Relationship Id="rId100" Type="http://schemas.openxmlformats.org/officeDocument/2006/relationships/oleObject" Target="embeddings/oleObject43.bin"/><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2440;&#20171;&#29256;\&#26399;&#21002;\&#29028;&#30000;\2013&#24180;&#29028;&#30000;&#22320;&#3613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831260-236B-4863-881A-329F3E8A743C}">
  <ds:schemaRefs/>
</ds:datastoreItem>
</file>

<file path=docProps/app.xml><?xml version="1.0" encoding="utf-8"?>
<Properties xmlns="http://schemas.openxmlformats.org/officeDocument/2006/extended-properties" xmlns:vt="http://schemas.openxmlformats.org/officeDocument/2006/docPropsVTypes">
  <Template>2013年煤田地质.dot</Template>
  <Company>scp</Company>
  <Pages>15</Pages>
  <Words>2478</Words>
  <Characters>3774</Characters>
  <Lines>181</Lines>
  <Paragraphs>51</Paragraphs>
  <TotalTime>374</TotalTime>
  <ScaleCrop>false</ScaleCrop>
  <LinksUpToDate>false</LinksUpToDate>
  <CharactersWithSpaces>3977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2026-01-31T05:41:00Z</dcterms:created>
  <dc:creator>微软用户</dc:creator>
  <cp:lastModifiedBy>晚来风急</cp:lastModifiedBy>
  <cp:lastPrinted>2026-02-10T11:23:00Z</cp:lastPrinted>
  <dcterms:modified xsi:type="dcterms:W3CDTF">2026-06-21T16:15:21Z</dcterms:modified>
  <cp:revision>196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eyJoZGlkIjoiOTc2MTAwNTc5NTgwZTRjOTgyYWZjMzcyOTQ5MjQxYzIiLCJ1c2VySWQiOiI1OTI2MjUzMzQifQ==</vt:lpwstr>
  </property>
  <property fmtid="{D5CDD505-2E9C-101B-9397-08002B2CF9AE}" pid="3" name="KSOProductBuildVer">
    <vt:lpwstr>2052-12.1.0.26895</vt:lpwstr>
  </property>
  <property fmtid="{D5CDD505-2E9C-101B-9397-08002B2CF9AE}" pid="4" name="ICV">
    <vt:lpwstr>43CD9040FC4B4B16905B6E1DBA1BBFDE_13</vt:lpwstr>
  </property>
  <property fmtid="{D5CDD505-2E9C-101B-9397-08002B2CF9AE}" pid="5" name="GrammarlyDocumentId">
    <vt:lpwstr>7dfb7fbc-ac0f-49da-8e44-66a02c4fc9ef</vt:lpwstr>
  </property>
  <property fmtid="{D5CDD505-2E9C-101B-9397-08002B2CF9AE}" pid="6" name="MTWinEqns">
    <vt:bool>true</vt:bool>
  </property>
</Properties>
</file>